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Scientific and Industrial Research Organisation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stabilising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54A158A0"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B1097F">
        <w:instrText xml:space="preserve"> ADDIN EN.CITE &lt;EndNote&gt;&lt;Cite&gt;&lt;Author&gt;Cardini&lt;/Author&gt;&lt;Year&gt;2015&lt;/Year&gt;&lt;RecNum&gt;1&lt;/RecNum&gt;&lt;DisplayText&gt;(Cardini, Polly, Dawson, &amp;amp; Milne, 2015)&lt;/DisplayText&gt;&lt;record&gt;&lt;rec-number&gt;1&lt;/rec-number&gt;&lt;foreign-keys&gt;&lt;key app="EN" db-id="x99veed5wrp02read9c5awr0x2v9vvapx290" timestamp="1697174965"&gt;1&lt;/key&gt;&lt;/foreign-keys&gt;&lt;ref-type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ZWNOdW0+MzwvUmVjTnVtPjxEaXNwbGF5VGV4dD4oQnJpZ2h0LCBNYXJ1Z8Ohbi1Mb2LDs24sIENv
YmIsICZhbXA7IFJheWZpZWxkLCAyMDE2OyBDYXJkaW5pLCAyMDE5OyBDYXJkaW5pIGV0IGFsLiwg
MjAxNSk8L0Rpc3BsYXlUZXh0PjxyZWNvcmQ+PHJlYy1udW1iZXI+MzwvcmVjLW51bWJlcj48Zm9y
ZWlnbi1rZXlzPjxrZXkgYXBwPSJFTiIgZGItaWQ9Ing5OXZlZWQ1d3JwMDJyZWFkOWM1YXdyMHgy
djl2dmFweDI5MCIgdGltZXN0YW1wPSIxNjk3MTc0OTY1Ij4zPC9rZXk+PC9mb3JlaWduLWtleXM+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Y051bT40PC9SZWNOdW0+PHJlY29yZD48cmVjLW51bWJlcj40PC9yZWMtbnVtYmVyPjxmb3JlaWdu
LWtleXM+PGtleSBhcHA9IkVOIiBkYi1pZD0ieDk5dmVlZDV3cnAwMnJlYWQ5YzVhd3IweDJ2OXZ2
YXB4MjkwIiB0aW1lc3RhbXA9IjE2OTcxNzQ5NjUiPjQ8L2tleT48L2ZvcmVpZ24ta2V5cz48cmVm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L3JlYy1udW1iZXI+PGZvcmVpZ24ta2V5cz48a2V5IGFwcD0iRU4iIGRiLWlkPSJ4OTl2ZWVkNXdy
cDAycmVhZDljNWF3cjB4MnY5dnZhcHgyOTAiIHRpbWVzdGFtcD0iMTY5NzE3NDk2NSI+MTwva2V5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B1097F">
        <w:instrText xml:space="preserve"> ADDIN EN.CITE </w:instrText>
      </w:r>
      <w:r w:rsidR="00B1097F">
        <w:fldChar w:fldCharType="begin">
          <w:fldData xml:space="preserve">PEVuZE5vdGU+PENpdGU+PEF1dGhvcj5CcmlnaHQ8L0F1dGhvcj48WWVhcj4yMDE2PC9ZZWFyPjxS
ZWNOdW0+MzwvUmVjTnVtPjxEaXNwbGF5VGV4dD4oQnJpZ2h0LCBNYXJ1Z8Ohbi1Mb2LDs24sIENv
YmIsICZhbXA7IFJheWZpZWxkLCAyMDE2OyBDYXJkaW5pLCAyMDE5OyBDYXJkaW5pIGV0IGFsLiwg
MjAxNSk8L0Rpc3BsYXlUZXh0PjxyZWNvcmQ+PHJlYy1udW1iZXI+MzwvcmVjLW51bWJlcj48Zm9y
ZWlnbi1rZXlzPjxrZXkgYXBwPSJFTiIgZGItaWQ9Ing5OXZlZWQ1d3JwMDJyZWFkOWM1YXdyMHgy
djl2dmFweDI5MCIgdGltZXN0YW1wPSIxNjk3MTc0OTY1Ij4zPC9rZXk+PC9mb3JlaWduLWtleXM+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Y051bT40PC9SZWNOdW0+PHJlY29yZD48cmVjLW51bWJlcj40PC9yZWMtbnVtYmVyPjxmb3JlaWdu
LWtleXM+PGtleSBhcHA9IkVOIiBkYi1pZD0ieDk5dmVlZDV3cnAwMnJlYWQ5YzVhd3IweDJ2OXZ2
YXB4MjkwIiB0aW1lc3RhbXA9IjE2OTcxNzQ5NjUiPjQ8L2tleT48L2ZvcmVpZ24ta2V5cz48cmVm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L3JlYy1udW1iZXI+PGZvcmVpZ24ta2V5cz48a2V5IGFwcD0iRU4iIGRiLWlkPSJ4OTl2ZWVkNXdy
cDAycmVhZDljNWF3cjB4MnY5dnZhcHgyOTAiIHRpbWVzdGFtcD0iMTY5NzE3NDk2NSI+MTwva2V5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B1097F">
        <w:instrText xml:space="preserve"> ADDIN EN.CITE.DATA </w:instrText>
      </w:r>
      <w:r w:rsidR="00B1097F">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1049CD36" w:rsidR="008922AE" w:rsidRDefault="000D500A">
      <w:pPr>
        <w:spacing w:line="480" w:lineRule="auto"/>
      </w:pPr>
      <w:r>
        <w:fldChar w:fldCharType="begin"/>
      </w:r>
      <w:r w:rsidR="00B1097F">
        <w:instrText xml:space="preserve"> ADDIN EN.CITE &lt;EndNote&gt;&lt;Cite AuthorYear="1"&gt;&lt;Author&gt;Mitchell&lt;/Author&gt;&lt;Year&gt;in Press&lt;/Year&gt;&lt;RecNum&gt;5&lt;/RecNum&gt;&lt;DisplayText&gt;Mitchell, Sherratt, and Weisbecker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fldChar w:fldCharType="separate"/>
      </w:r>
      <w:r w:rsidR="00B1097F">
        <w:rPr>
          <w:noProof/>
        </w:rPr>
        <w:t>Mitchell, Sherratt, and Weisbecker (in Press)</w:t>
      </w:r>
      <w:r>
        <w:fldChar w:fldCharType="end"/>
      </w:r>
      <w:r>
        <w:t xml:space="preserve"> </w:t>
      </w:r>
      <w:r w:rsidR="00000000">
        <w:t>suggest</w:t>
      </w:r>
      <w:r w:rsidR="002453A9">
        <w:t>ed</w:t>
      </w:r>
      <w:r w:rsidR="00000000">
        <w:t xml:space="preserve"> that</w:t>
      </w:r>
      <w:r w:rsidR="002453A9">
        <w:t xml:space="preserve"> CREA</w:t>
      </w:r>
      <w:r w:rsidR="00000000">
        <w:t xml:space="preserve"> it was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rsidR="00000000">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B1097F">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fldChar w:fldCharType="separate"/>
      </w:r>
      <w:r w:rsidR="00B1097F">
        <w:rPr>
          <w:noProof/>
        </w:rPr>
        <w:t>(Mitchell et al., in Press)</w:t>
      </w:r>
      <w:r>
        <w:fldChar w:fldCharType="end"/>
      </w:r>
      <w:r w:rsidR="00000000">
        <w:t xml:space="preserve">. Under this </w:t>
      </w:r>
      <w:r w:rsidR="002453A9">
        <w:t>scenario</w:t>
      </w:r>
      <w:r w:rsidR="00000000">
        <w:t xml:space="preserve">, morphological shifts in cranial morphology that deviate from the CREA pattern are only predicted to occur in association with substantial changes in ecology that alter bite force demands, regardless of body size. </w:t>
      </w:r>
    </w:p>
    <w:p w14:paraId="610A19FB" w14:textId="620B5D91" w:rsidR="008922AE" w:rsidRDefault="00000000">
      <w:pPr>
        <w:spacing w:line="480" w:lineRule="auto"/>
      </w:pPr>
      <w:r>
        <w:lastRenderedPageBreak/>
        <w:t xml:space="preserve">Among mammals, rodent skulls are one of the most striking cases of allometry coinciding with a CREA pattern of shape variation. A </w:t>
      </w:r>
      <w:r w:rsidR="002453A9">
        <w:t xml:space="preserve">previous </w:t>
      </w:r>
      <w:r>
        <w:t xml:space="preserve">study </w:t>
      </w:r>
      <w:r>
        <w:fldChar w:fldCharType="begin"/>
      </w:r>
      <w:r w:rsidR="00B1097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0D500A">
        <w:instrText xml:space="preserve"> ADDIN EN.CITE &lt;EndNote&gt;&lt;Cite AuthorYear="1"&gt;&lt;Author&gt;Mitchell&lt;/Author&gt;&lt;Year&gt;in Press&lt;/Year&gt;&lt;RecNum&gt;5&lt;/RecNum&gt;&lt;Suffix&gt;`; referring to hyperallometric gracilization more generally&lt;/Suffix&gt;&lt;DisplayText&gt;Mitchell et al. (in Press; referring to hyperallometric gracilization more generally)&lt;/DisplayText&gt;&lt;record&gt;&lt;rec-number&gt;5&lt;/rec-number&gt;&lt;foreign-keys&gt;&lt;key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0D500A">
        <w:fldChar w:fldCharType="separate"/>
      </w:r>
      <w:r w:rsidR="000D500A">
        <w:rPr>
          <w:noProof/>
        </w:rPr>
        <w:t>Mitchell et al. (in Press; referring to hyperallometric gracilization more generally)</w:t>
      </w:r>
      <w:r w:rsidR="000D500A">
        <w:fldChar w:fldCharType="end"/>
      </w:r>
      <w:r>
        <w:t xml:space="preserve">. This supports previous work suggesting that the strong allometry occurs as a result of stabilising selection on the rodent gnawing apparatus, which is highly specialized but allows for substantial dietary breadth </w:t>
      </w:r>
      <w:r w:rsidR="000D500A">
        <w:fldChar w:fldCharType="begin">
          <w:fldData xml:space="preserve">PEVuZE5vdGU+PENpdGU+PEF1dGhvcj5EcnV6aW5za3k8L0F1dGhvcj48WWVhcj4yMDE1PC9ZZWFy
PjxSZWNOdW0+NzwvUmVjTnVtPjxEaXNwbGF5VGV4dD4oRHJ1emluc2t5LCAyMDE1OyBNYXJjeSBl
dCBhbC4sIDIwMjA7IFplbGRpdGNoICZhbXA7IFN3aWRlcnNraSwgMjAyMyk8L0Rpc3BsYXlUZXh0
PjxyZWNvcmQ+PHJlYy1udW1iZXI+NzwvcmVjLW51bWJlcj48Zm9yZWlnbi1rZXlzPjxrZXkgYXBw
PSJFTiIgZGItaWQ9Ing5OXZlZWQ1d3JwMDJyZWFkOWM1YXdyMHgydjl2dmFweDI5MCIgdGltZXN0
YW1wPSIxNjk3MTc0OTY1Ij43PC9rZXk+PC9mb3JlaWduLWtleXM+PHJlZi10eXBlIG5hbWU9IkJv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PjxBdXRob3I+TWFyY3k8L0F1dGhvcj48WWVhcj4yMDIwPC9ZZWFyPjxSZWNOdW0+NjwvUmVjTnVt
PjxyZWNvcmQ+PHJlYy1udW1iZXI+NjwvcmVjLW51bWJlcj48Zm9yZWlnbi1rZXlzPjxrZXkgYXBw
PSJFTiIgZGItaWQ9Ing5OXZlZWQ1d3JwMDJyZWFkOWM1YXdyMHgydjl2dmFweDI5MCIgdGltZXN0
YW1wPSIxNjk3MTc0OTY1Ij42PC9rZXk+PC9mb3JlaWduLWtleXM+PHJlZi10eXBlIG5hbWU9Ikpv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MjM8L1llYXI+PFJlY051bT42NDwvUmVjTnVtPjxyZWNvcmQ+PHJlYy1udW1iZXI+NjQ8L3JlYy1u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</w:fldData>
        </w:fldChar>
      </w:r>
      <w:r w:rsidR="00B1097F">
        <w:instrText xml:space="preserve"> ADDIN EN.CITE </w:instrText>
      </w:r>
      <w:r w:rsidR="00B1097F">
        <w:fldChar w:fldCharType="begin">
          <w:fldData xml:space="preserve">PEVuZE5vdGU+PENpdGU+PEF1dGhvcj5EcnV6aW5za3k8L0F1dGhvcj48WWVhcj4yMDE1PC9ZZWFy
PjxSZWNOdW0+NzwvUmVjTnVtPjxEaXNwbGF5VGV4dD4oRHJ1emluc2t5LCAyMDE1OyBNYXJjeSBl
dCBhbC4sIDIwMjA7IFplbGRpdGNoICZhbXA7IFN3aWRlcnNraSwgMjAyMyk8L0Rpc3BsYXlUZXh0
PjxyZWNvcmQ+PHJlYy1udW1iZXI+NzwvcmVjLW51bWJlcj48Zm9yZWlnbi1rZXlzPjxrZXkgYXBw
PSJFTiIgZGItaWQ9Ing5OXZlZWQ1d3JwMDJyZWFkOWM1YXdyMHgydjl2dmFweDI5MCIgdGltZXN0
YW1wPSIxNjk3MTc0OTY1Ij43PC9rZXk+PC9mb3JlaWduLWtleXM+PHJlZi10eXBlIG5hbWU9IkJv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PjxBdXRob3I+TWFyY3k8L0F1dGhvcj48WWVhcj4yMDIwPC9ZZWFyPjxSZWNOdW0+NjwvUmVjTnVt
PjxyZWNvcmQ+PHJlYy1udW1iZXI+NjwvcmVjLW51bWJlcj48Zm9yZWlnbi1rZXlzPjxrZXkgYXBw
PSJFTiIgZGItaWQ9Ing5OXZlZWQ1d3JwMDJyZWFkOWM1YXdyMHgydjl2dmFweDI5MCIgdGltZXN0
YW1wPSIxNjk3MTc0OTY1Ij42PC9rZXk+PC9mb3JlaWduLWtleXM+PHJlZi10eXBlIG5hbWU9Ikpv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MjM8L1llYXI+PFJlY051bT42NDwvUmVjTnVtPjxyZWNvcmQ+PHJlYy1udW1iZXI+NjQ8L3JlYy1u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</w:fldData>
        </w:fldChar>
      </w:r>
      <w:r w:rsidR="00B1097F">
        <w:instrText xml:space="preserve"> ADDIN EN.CITE.DATA </w:instrText>
      </w:r>
      <w:r w:rsidR="00B1097F">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B1097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specialisations can arise from different growth patterns </w:t>
      </w:r>
      <w:r>
        <w:fldChar w:fldCharType="begin"/>
      </w:r>
      <w:r w:rsidR="00B1097F">
        <w:instrText xml:space="preserve"> ADDIN EN.CITE &lt;EndNote&gt;&lt;Cite&gt;&lt;Author&gt;Wilson&lt;/Author&gt;&lt;Year&gt;2013&lt;/Year&gt;&lt;RecNum&gt;9&lt;/RecNum&gt;&lt;DisplayText&gt;(Segura, Flores, &amp;amp; Deferrari, 2023; Wilson, 2013)&lt;/DisplayText&gt;&lt;record&gt;&lt;rec-number&gt;9&lt;/rec-number&gt;&lt;foreign-keys&gt;&lt;key app="EN" db-id="x99veed5wrp02read9c5awr0x2v9vvapx290" timestamp="1697174965"&gt;9&lt;/key&gt;&lt;/foreign-keys&gt;&lt;ref-type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61&lt;/RecNum&gt;&lt;record&gt;&lt;rec-number&gt;61&lt;/rec-number&gt;&lt;foreign-keys&gt;&lt;key app="EN" db-id="x99veed5wrp02read9c5awr0x2v9vvapx290" timestamp="1697175041"&gt;61&lt;/key&gt;&lt;/foreign-keys&gt;&lt;ref-type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0D500A">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0D500A">
        <w:instrText xml:space="preserve"> ADDIN EN.CITE &lt;EndNote&gt;&lt;Cite ExcludeAuth="1"&gt;&lt;Author&gt;Mitchell&lt;/Author&gt;&lt;Year&gt;in Press&lt;/Year&gt;&lt;RecNum&gt;5&lt;/RecNum&gt;&lt;DisplayText&gt;(in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0D500A">
        <w:fldChar w:fldCharType="separate"/>
      </w:r>
      <w:r w:rsidR="000D500A">
        <w:rPr>
          <w:noProof/>
        </w:rPr>
        <w:t>(in Press)</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5B938C9F" w14:textId="77777777" w:rsidR="008922AE" w:rsidRDefault="008922AE">
      <w:pPr>
        <w:spacing w:line="480" w:lineRule="auto"/>
      </w:pPr>
    </w:p>
    <w:p w14:paraId="468692D1" w14:textId="3E661CE2" w:rsidR="008922AE" w:rsidRDefault="00000000">
      <w:pPr>
        <w:spacing w:line="480" w:lineRule="auto"/>
      </w:pPr>
      <w:r>
        <w:t xml:space="preserve">The rodent sample assessed in </w:t>
      </w:r>
      <w:r>
        <w:fldChar w:fldCharType="begin"/>
      </w:r>
      <w:r w:rsidR="000D500A">
        <w:instrText xml:space="preserve"> </w:instrText>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offers an ideal opportunity for differentiating allometric and non-allometric variation because it combines allometrically highly uniform </w:t>
      </w:r>
      <w:r>
        <w:lastRenderedPageBreak/>
        <w:t>species with clear deviations from the common pattern. These include the carnivorous rodents, but also a group of ecological specialists with distinct non-diet related locomotor mode</w:t>
      </w:r>
      <w:r w:rsidR="00637A4A">
        <w:t>s</w:t>
      </w:r>
      <w:r>
        <w:t xml:space="preserve">, the hopping mice </w:t>
      </w:r>
      <w:r>
        <w:rPr>
          <w:i/>
        </w:rPr>
        <w:t>(Notomys</w:t>
      </w:r>
      <w:r>
        <w:t>) and the rabbit-rat (</w:t>
      </w:r>
      <w:r>
        <w:rPr>
          <w:i/>
        </w:rPr>
        <w:t>Conilurus penicillatus</w:t>
      </w:r>
      <w:r>
        <w:t xml:space="preserve">). The latter group is of interest because of their conspicuous “facial tilt” of the anterior cranium, an adaptation resulting in an expansion of their field of view while hopping or bounding </w:t>
      </w:r>
      <w:r>
        <w:fldChar w:fldCharType="begin"/>
      </w:r>
      <w:r w:rsidR="00B1097F">
        <w:instrText xml:space="preserve"> ADDIN EN.CITE &lt;EndNote&gt;&lt;Cite&gt;&lt;Author&gt;Kraatz&lt;/Author&gt;&lt;Year&gt;2016&lt;/Year&gt;&lt;RecNum&gt;10&lt;/RecNum&gt;&lt;DisplayText&gt;(Kraatz &amp;amp; Sherratt, 2016)&lt;/DisplayText&gt;&lt;record&gt;&lt;rec-number&gt;10&lt;/rec-number&gt;&lt;foreign-keys&gt;&lt;key app="EN" db-id="x99veed5wrp02read9c5awr0x2v9vvapx290" timestamp="1697174965"&gt;10&lt;/key&gt;&lt;/foreign-keys&gt;&lt;ref-type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33BB3AB6" w14:textId="77777777" w:rsidR="008922AE" w:rsidRDefault="008922AE">
      <w:pPr>
        <w:spacing w:line="480" w:lineRule="auto"/>
      </w:pPr>
    </w:p>
    <w:p w14:paraId="30C82957" w14:textId="3AA0A857" w:rsidR="008922AE"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how different parts of the skull co-evolve, and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B1097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leaving substantial residual variation that might be attributable to non-CREA patterns. Understanding how the different parts of the cranium relate to each other in evolution can be investigated using assessments of cranial integration </w:t>
      </w:r>
      <w:r>
        <w:fldChar w:fldCharType="begin"/>
      </w:r>
      <w:r w:rsidR="00B1097F">
        <w:instrText xml:space="preserve"> ADDIN EN.CITE &lt;EndNote&gt;&lt;Cite&gt;&lt;Author&gt;Klingenberg&lt;/Author&gt;&lt;Year&gt;2009&lt;/Year&gt;&lt;RecNum&gt;11&lt;/RecNum&gt;&lt;Prefix&gt;covariation between modules`; &lt;/Prefix&gt;&lt;DisplayText&gt;(covariation between modules;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B1097F">
        <w:instrText xml:space="preserve"> ADDIN EN.CITE &lt;EndNote&gt;&lt;Cite&gt;&lt;Author&gt;Klingenberg&lt;/Author&gt;&lt;Year&gt;2009&lt;/Year&gt;&lt;RecNum&gt;11&lt;/RecNum&gt;&lt;Prefix&gt;the degree of independence of shape variation within a module relative to the others`; &lt;/Prefix&gt;&lt;DisplayText&gt;(the degree of independence of shape variation within a module relative to the others;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t xml:space="preserve">. Strong 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79408D">
        <w:fldChar w:fldCharType="begin">
          <w:fldData xml:space="preserve">PEVuZE5vdGU+PENpdGU+PEF1dGhvcj5Cb29rc3RlaW48L0F1dGhvcj48WWVhcj4yMDE1PC9ZZWFy
PjxSZWNOdW0+MTI8L1JlY051bT48RGlzcGxheVRleHQ+KEJvb2tzdGVpbiwgMjAxNTsgS2xpbmdl
bmJlcmcsIDIwMDkpPC9EaXNwbGF5VGV4dD48cmVjb3JkPjxyZWMtbnVtYmVyPjEyPC9yZWMtbnVt
YmVyPjxmb3JlaWduLWtleXM+PGtleSBhcHA9IkVOIiBkYi1pZD0ieDk5dmVlZDV3cnAwMnJlYWQ5
YzVhd3IweDJ2OXZ2YXB4MjkwIiB0aW1lc3RhbXA9IjE2OTcxNzQ5NjUiPjEyPC9rZXk+PC9mb3Jl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L0F1dGhvcj48WWVhcj4yMDA5PC9ZZWFyPjxSZWNOdW0+MTE8L1JlY051bT48cmVjb3JkPjxyZWMt
bnVtYmVyPjExPC9yZWMtbnVtYmVyPjxmb3JlaWduLWtleXM+PGtleSBhcHA9IkVOIiBkYi1pZD0i
eDk5dmVlZDV3cnAwMnJlYWQ5YzVhd3IweDJ2OXZ2YXB4MjkwIiB0aW1lc3RhbXA9IjE2OTcxNzQ5
NjUiPjExPC9rZXk+PC9mb3JlaWduLWtleXM+PHJlZi10eXBlIG5hbWU9IkpvdXJuYWwgQXJ0aWNs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B1097F">
        <w:instrText xml:space="preserve"> ADDIN EN.CITE </w:instrText>
      </w:r>
      <w:r w:rsidR="00B1097F">
        <w:fldChar w:fldCharType="begin">
          <w:fldData xml:space="preserve">PEVuZE5vdGU+PENpdGU+PEF1dGhvcj5Cb29rc3RlaW48L0F1dGhvcj48WWVhcj4yMDE1PC9ZZWFy
PjxSZWNOdW0+MTI8L1JlY051bT48RGlzcGxheVRleHQ+KEJvb2tzdGVpbiwgMjAxNTsgS2xpbmdl
bmJlcmcsIDIwMDkpPC9EaXNwbGF5VGV4dD48cmVjb3JkPjxyZWMtbnVtYmVyPjEyPC9yZWMtbnVt
YmVyPjxmb3JlaWduLWtleXM+PGtleSBhcHA9IkVOIiBkYi1pZD0ieDk5dmVlZDV3cnAwMnJlYWQ5
YzVhd3IweDJ2OXZ2YXB4MjkwIiB0aW1lc3RhbXA9IjE2OTcxNzQ5NjUiPjEyPC9rZXk+PC9mb3Jl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L0F1dGhvcj48WWVhcj4yMDA5PC9ZZWFyPjxSZWNOdW0+MTE8L1JlY051bT48cmVjb3JkPjxyZWMt
bnVtYmVyPjExPC9yZWMtbnVtYmVyPjxmb3JlaWduLWtleXM+PGtleSBhcHA9IkVOIiBkYi1pZD0i
eDk5dmVlZDV3cnAwMnJlYWQ5YzVhd3IweDJ2OXZ2YXB4MjkwIiB0aW1lc3RhbXA9IjE2OTcxNzQ5
NjUiPjExPC9rZXk+PC9mb3JlaWduLWtleXM+PHJlZi10eXBlIG5hbWU9IkpvdXJuYWwgQXJ0aWNs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B1097F">
        <w:instrText xml:space="preserve"> ADDIN EN.CITE.DATA </w:instrText>
      </w:r>
      <w:r w:rsidR="00B1097F">
        <w:fldChar w:fldCharType="end"/>
      </w:r>
      <w:r w:rsidR="0079408D">
        <w:fldChar w:fldCharType="separate"/>
      </w:r>
      <w:r w:rsidR="00B1097F">
        <w:rPr>
          <w:noProof/>
        </w:rPr>
        <w:t>(Bookstein, 2015; Klingenberg, 2009)</w:t>
      </w:r>
      <w:r w:rsidR="0079408D">
        <w:fldChar w:fldCharType="end"/>
      </w:r>
      <w:r>
        <w:t xml:space="preserve">. Conversely, if </w:t>
      </w:r>
      <w:r>
        <w:lastRenderedPageBreak/>
        <w:t xml:space="preserve">the allometric pattern is paired with an underlying ability to change relative to CREA, we expect higher modularity (where parts of the skull evolve independently) and lower integration between modules (where modules co-vary less), particularly in the allometry-free space. </w:t>
      </w:r>
    </w:p>
    <w:p w14:paraId="09E6C48D" w14:textId="77777777" w:rsidR="008922AE" w:rsidRDefault="008922AE">
      <w:pPr>
        <w:spacing w:line="480" w:lineRule="auto"/>
        <w:ind w:firstLine="720"/>
      </w:pPr>
    </w:p>
    <w:p w14:paraId="750F15CF" w14:textId="46B46386" w:rsidR="008922AE" w:rsidRDefault="00000000">
      <w:pPr>
        <w:spacing w:line="480" w:lineRule="auto"/>
      </w:pPr>
      <w:r>
        <w:t xml:space="preserve">If diversification of rodent crania is bounded by functional allometric constraints, </w:t>
      </w:r>
      <w:ins w:id="3" w:author="Vera Weisbecker" w:date="2023-11-20T16:55:00Z">
        <w:r w:rsidR="00381040">
          <w:t>we should expect to see an Ornstein-Uhlenbeck- type pattern of shape divergence</w:t>
        </w:r>
      </w:ins>
      <w:ins w:id="4" w:author="Vera Weisbecker" w:date="2023-11-20T16:56:00Z">
        <w:r w:rsidR="00381040">
          <w:t xml:space="preserve"> through time</w:t>
        </w:r>
      </w:ins>
      <w:ins w:id="5" w:author="Vera Weisbecker" w:date="2023-11-20T16:55:00Z">
        <w:r w:rsidR="00381040">
          <w:t xml:space="preserve"> </w:t>
        </w:r>
      </w:ins>
      <w:del w:id="6" w:author="Vera Weisbecker" w:date="2023-11-20T16:56:00Z">
        <w:r w:rsidDel="001D4B99">
          <w:delText xml:space="preserve">the impact of allometry on rodent skull diversification should also be apparent in the evolution of cranial shape disparity through time </w:delText>
        </w:r>
      </w:del>
      <w:r>
        <w:t xml:space="preserve">in allometric and allometry-free contexts. </w:t>
      </w:r>
      <w:del w:id="7" w:author="Vera Weisbecker" w:date="2023-11-20T16:54:00Z">
        <w:r w:rsidDel="00381040">
          <w:delText>If the majority of cranial shape variation is allometric, w</w:delText>
        </w:r>
      </w:del>
      <w:ins w:id="8" w:author="Vera Weisbecker" w:date="2023-11-20T16:54:00Z">
        <w:r w:rsidR="00381040">
          <w:t>W</w:t>
        </w:r>
      </w:ins>
      <w:r>
        <w:t xml:space="preserve">e would </w:t>
      </w:r>
      <w:ins w:id="9" w:author="Vera Weisbecker" w:date="2023-11-20T16:56:00Z">
        <w:r w:rsidR="001D4B99">
          <w:t xml:space="preserve">thus </w:t>
        </w:r>
      </w:ins>
      <w:r>
        <w:t xml:space="preserve">expect the morphological distances among species to be associated with the evolution of </w:t>
      </w:r>
      <w:ins w:id="10" w:author="Vera Weisbecker" w:date="2023-11-20T16:57:00Z">
        <w:r w:rsidR="001D4B99">
          <w:t xml:space="preserve">optimal shapes within </w:t>
        </w:r>
      </w:ins>
      <w:r>
        <w:t>the samples’ maximum size range.</w:t>
      </w:r>
      <w:ins w:id="11" w:author="Vera Weisbecker" w:date="2023-11-20T16:55:00Z">
        <w:r w:rsidR="00381040">
          <w:t xml:space="preserve"> </w:t>
        </w:r>
      </w:ins>
      <w:r>
        <w:t xml:space="preserv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p>
    <w:p w14:paraId="5EC49611" w14:textId="77777777" w:rsidR="008922AE" w:rsidRDefault="008922AE">
      <w:pPr>
        <w:spacing w:line="480" w:lineRule="auto"/>
        <w:ind w:firstLine="720"/>
      </w:pPr>
    </w:p>
    <w:p w14:paraId="4CA0A75E" w14:textId="4E2A4D49" w:rsidR="00B508B1" w:rsidRDefault="00000000">
      <w:pPr>
        <w:spacing w:line="480" w:lineRule="auto"/>
      </w:pPr>
      <w:r>
        <w:t xml:space="preserve">In this study, we test our expectations on the relationships between allometric and non-allometric shape variation on Marcy et al’s </w:t>
      </w:r>
      <w:r>
        <w:fldChar w:fldCharType="begin"/>
      </w:r>
      <w:r w:rsidR="0079408D">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sample of Australian murids. We ask if the removal of 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EFAF274" w14:textId="50E23AF9" w:rsidR="008922AE" w:rsidDel="003B0500" w:rsidRDefault="008922AE">
      <w:pPr>
        <w:spacing w:line="480" w:lineRule="auto"/>
        <w:rPr>
          <w:del w:id="12" w:author="Vera Weisbecker" w:date="2023-11-20T18:35:00Z"/>
        </w:rPr>
      </w:pPr>
    </w:p>
    <w:p w14:paraId="6C34114C" w14:textId="1727D756" w:rsidR="008922AE" w:rsidDel="003B0500" w:rsidRDefault="008922AE">
      <w:pPr>
        <w:spacing w:line="480" w:lineRule="auto"/>
        <w:rPr>
          <w:del w:id="13" w:author="Vera Weisbecker" w:date="2023-11-20T18:35:00Z"/>
        </w:rPr>
      </w:pPr>
    </w:p>
    <w:p w14:paraId="2488838D" w14:textId="77777777" w:rsidR="008922AE" w:rsidRDefault="00000000">
      <w:pPr>
        <w:pStyle w:val="Heading2"/>
        <w:numPr>
          <w:ilvl w:val="1"/>
          <w:numId w:val="2"/>
        </w:numPr>
        <w:spacing w:line="480" w:lineRule="auto"/>
      </w:pPr>
      <w:r>
        <w:t>Methods</w:t>
      </w:r>
    </w:p>
    <w:p w14:paraId="242B8447" w14:textId="77777777" w:rsidR="008922AE" w:rsidRDefault="008922AE">
      <w:pPr>
        <w:spacing w:line="480" w:lineRule="auto"/>
      </w:pPr>
    </w:p>
    <w:p w14:paraId="347E5948" w14:textId="6E4FFF49" w:rsidR="008922AE" w:rsidRPr="005F5AFC" w:rsidRDefault="00000000" w:rsidP="00DF3B52">
      <w:pPr>
        <w:spacing w:line="480" w:lineRule="auto"/>
        <w:rPr>
          <w:i/>
          <w:iCs/>
        </w:rPr>
      </w:pPr>
      <w:r>
        <w:t xml:space="preserve">We used Marcy et al’s </w:t>
      </w:r>
      <w:r>
        <w:fldChar w:fldCharType="begin"/>
      </w:r>
      <w:r w:rsidR="0079408D">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del w:id="14" w:author="Matt Phillips" w:date="2023-11-07T19:40:00Z">
        <w:r w:rsidDel="003455E2">
          <w:delText xml:space="preserve"> a</w:delText>
        </w:r>
      </w:del>
      <w:r>
        <w:t xml:space="preserve"> previously published dataset of 37 Australian rodent species (317 individuals) that were landmarked with a protocol of 60 fixed landmarks, 141 curve semi-landmarks, and 124 patch semi-landmarks. Ecological information on diet and locomotion for each species was taken from </w:t>
      </w:r>
      <w:r>
        <w:fldChar w:fldCharType="begin"/>
      </w:r>
      <w:r w:rsidR="0079408D">
        <w:instrText xml:space="preserve"> </w:instrText>
      </w:r>
      <w:r>
        <w:instrText>ADDIN EN.CITE &lt;EndNote&gt;&lt;Cite AuthorYear="1"&gt;&lt;Author&gt;Breed&lt;/Author&gt;&lt;Year&gt;2007&lt;/Year&gt;&lt;RecNum&gt;13&lt;/RecNum&gt;&lt;DisplayText&gt;Breed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t>Breed and Ford (2007)</w:t>
      </w:r>
      <w:r>
        <w:fldChar w:fldCharType="end"/>
      </w:r>
      <w:r>
        <w:t xml:space="preserve">. All analyses were performed in R (v.3.6.1) </w:t>
      </w:r>
      <w:r>
        <w:fldChar w:fldCharType="begin"/>
      </w:r>
      <w:r w:rsidR="00B1097F">
        <w:instrText xml:space="preserve"> ADDIN EN.CITE &lt;EndNote&gt;&lt;Cite&gt;&lt;Author&gt;R Core Team&lt;/Author&gt;&lt;Year&gt;2023&lt;/Year&gt;&lt;RecNum&gt;14&lt;/RecNum&gt;&lt;DisplayText&gt;(R Core Team, 2023)&lt;/DisplayText&gt;&lt;record&gt;&lt;rec-number&gt;14&lt;/rec-number&gt;&lt;foreign-keys&gt;&lt;key app="EN" db-id="x99veed5wrp02read9c5awr0x2v9vvapx290" timestamp="1697174965"&gt;14&lt;/key&gt;&lt;/foreign-keys&gt;&lt;ref-type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r>
        <w:rPr>
          <w:i/>
          <w:iCs/>
        </w:rPr>
        <w:t xml:space="preserve">geomorph </w:t>
      </w:r>
      <w:r>
        <w:fldChar w:fldCharType="begin"/>
      </w:r>
      <w:r w:rsidR="00B1097F">
        <w:instrText xml:space="preserve"> ADDIN EN.CITE &lt;EndNote&gt;&lt;Cite&gt;&lt;Author&gt;Adams&lt;/Author&gt;&lt;Year&gt;2022&lt;/Year&gt;&lt;RecNum&gt;15&lt;/RecNum&gt;&lt;DisplayText&gt;(Adams, Collyer, Kaliontzopoulou, &amp;amp; Baken, 2022; Baken, Collyer, Kaliontzopoulou, &amp;amp; Adams, 2021)&lt;/DisplayText&gt;&lt;record&gt;&lt;rec-number&gt;15&lt;/rec-number&gt;&lt;foreign-keys&gt;&lt;key app="EN" db-id="x99veed5wrp02read9c5awr0x2v9vvapx290" timestamp="1697174965"&gt;15&lt;/key&gt;&lt;/foreign-keys&gt;&lt;ref-type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16&lt;/RecNum&gt;&lt;record&gt;&lt;rec-number&gt;16&lt;/rec-number&gt;&lt;foreign-keys&gt;&lt;key app="EN" db-id="x99veed5wrp02read9c5awr0x2v9vvapx290" timestamp="1697174965"&gt;16&lt;/key&gt;&lt;/foreign-keys&gt;&lt;ref-type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B1097F" w:rsidRPr="00B1097F">
        <w:rPr>
          <w:noProof/>
        </w:rPr>
        <w:t>(Adams, Collyer, Kaliontzopoulou, &amp; Baken, 2022; Baken, Collyer, Kaliontzopoulou, &amp; Adams, 2021)</w:t>
      </w:r>
      <w:r>
        <w:rPr>
          <w:i/>
          <w:iCs/>
        </w:rPr>
        <w:fldChar w:fldCharType="end"/>
      </w:r>
      <w:r>
        <w:t xml:space="preserve">, </w:t>
      </w:r>
      <w:r>
        <w:rPr>
          <w:i/>
          <w:iCs/>
        </w:rPr>
        <w:t>l</w:t>
      </w:r>
      <w:r w:rsidRPr="0079408D">
        <w:rPr>
          <w:i/>
          <w:iCs/>
        </w:rPr>
        <w:t>andvR</w:t>
      </w:r>
      <w:r>
        <w:t xml:space="preserve"> </w:t>
      </w:r>
      <w:r>
        <w:fldChar w:fldCharType="begin"/>
      </w:r>
      <w:r w:rsidR="00B1097F">
        <w:instrText xml:space="preserve"> ADDIN EN.CITE &lt;EndNote&gt;&lt;Cite&gt;&lt;Author&gt;Guillerme&lt;/Author&gt;&lt;Year&gt;2019&lt;/Year&gt;&lt;RecNum&gt;17&lt;/RecNum&gt;&lt;DisplayText&gt;(Guillerme &amp;amp; Weisbecker, 2019)&lt;/DisplayText&gt;&lt;record&gt;&lt;rec-number&gt;17&lt;/rec-number&gt;&lt;foreign-keys&gt;&lt;key app="EN" db-id="x99veed5wrp02read9c5awr0x2v9vvapx290" timestamp="1697174965"&gt;17&lt;/key&gt;&lt;/foreign-keys&gt;&lt;ref-type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B1097F">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p>
    <w:p w14:paraId="6E33EF8D" w14:textId="77777777" w:rsidR="008922AE" w:rsidRDefault="00000000">
      <w:pPr>
        <w:spacing w:line="480" w:lineRule="auto"/>
        <w:ind w:firstLine="720"/>
      </w:pPr>
      <w:r>
        <w:t xml:space="preserve"> </w:t>
      </w:r>
    </w:p>
    <w:p w14:paraId="5979F09A" w14:textId="60061868" w:rsidR="008922AE" w:rsidRDefault="00000000" w:rsidP="00B508B1">
      <w:pPr>
        <w:pStyle w:val="Heading3"/>
        <w:numPr>
          <w:ilvl w:val="0"/>
          <w:numId w:val="0"/>
        </w:numPr>
        <w:spacing w:line="480" w:lineRule="auto"/>
      </w:pPr>
      <w:r>
        <w:t xml:space="preserve">Comparing </w:t>
      </w:r>
      <w:ins w:id="15" w:author="Matt Phillips" w:date="2023-11-07T19:41:00Z">
        <w:r w:rsidR="003455E2">
          <w:t xml:space="preserve">the </w:t>
        </w:r>
      </w:ins>
      <w:r>
        <w:t>distribution of species in morphospace through PCA scores</w:t>
      </w:r>
    </w:p>
    <w:p w14:paraId="361031DE" w14:textId="77777777" w:rsidR="008922AE" w:rsidRDefault="008922AE">
      <w:pPr>
        <w:spacing w:line="480" w:lineRule="auto"/>
      </w:pPr>
    </w:p>
    <w:p w14:paraId="2655D709" w14:textId="2FCE13AF"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shapes, and visualised each morphospace with plots of the first two principal components (PCs). The first, termed here ‘full shape dataset’ is based on a conventional generalised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generalised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B1097F">
        <w:rPr>
          <w:highlight w:val="white"/>
        </w:rPr>
        <w:instrText xml:space="preserve"> ADDIN EN.CITE &lt;EndNote&gt;&lt;Cite&gt;&lt;Author&gt;Collyer&lt;/Author&gt;&lt;Year&gt;2018&lt;/Year&gt;&lt;RecNum&gt;19&lt;/RecNum&gt;&lt;DisplayText&gt;(M. L. Collyer &amp;amp; Adams, 2018; M. L.  Collyer &amp;amp; Adams, 2019)&lt;/DisplayText&gt;&lt;record&gt;&lt;rec-number&gt;19&lt;/rec-number&gt;&lt;foreign-keys&gt;&lt;key app="EN" db-id="x99veed5wrp02read9c5awr0x2v9vvapx290" timestamp="1697174965"&gt;19&lt;/key&gt;&lt;/foreign-keys&gt;&lt;ref-type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20&lt;/RecNum&gt;&lt;record&gt;&lt;rec-number&gt;20&lt;/rec-number&gt;&lt;foreign-keys&gt;&lt;key app="EN" db-id="x99veed5wrp02read9c5awr0x2v9vvapx290" timestamp="1697174965"&gt;20&lt;/key&gt;&lt;/foreign-keys&gt;&lt;ref-type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B1097F">
        <w:rPr>
          <w:noProof/>
          <w:highlight w:val="white"/>
        </w:rPr>
        <w:t>(M. L. Collyer &amp; Adams, 2018; M. L.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w:t>
      </w:r>
      <w:r>
        <w:rPr>
          <w:highlight w:val="white"/>
        </w:rPr>
        <w:lastRenderedPageBreak/>
        <w:t xml:space="preserve">for 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46272F63" w14:textId="77777777" w:rsidR="008922AE" w:rsidRDefault="008922AE">
      <w:pPr>
        <w:spacing w:line="480" w:lineRule="auto"/>
        <w:ind w:firstLine="720"/>
        <w:rPr>
          <w:highlight w:val="white"/>
        </w:rPr>
      </w:pPr>
    </w:p>
    <w:p w14:paraId="6851CEDD" w14:textId="77777777" w:rsidR="008922AE" w:rsidRDefault="00000000">
      <w:pPr>
        <w:spacing w:line="480" w:lineRule="auto"/>
        <w:rPr>
          <w:highlight w:val="white"/>
        </w:rPr>
      </w:pPr>
      <w:sdt>
        <w:sdtPr>
          <w:id w:val="1973368663"/>
        </w:sdtPr>
        <w:sdtContent/>
      </w:sdt>
      <w:r>
        <w:rPr>
          <w:highlight w:val="white"/>
        </w:rPr>
        <w:t xml:space="preserve">To assess morphospace similarity between the full shape and shape residual datasets, we performed a Mantel test using the </w:t>
      </w:r>
      <w:r>
        <w:rPr>
          <w:i/>
          <w:highlight w:val="white"/>
        </w:rPr>
        <w:t>vegan</w:t>
      </w:r>
      <w:r>
        <w:rPr>
          <w:highlight w:val="white"/>
        </w:rPr>
        <w:t xml:space="preserve"> function </w:t>
      </w:r>
      <w:r>
        <w:rPr>
          <w:i/>
          <w:highlight w:val="white"/>
        </w:rPr>
        <w:t>mantel</w:t>
      </w:r>
      <w:r>
        <w:rPr>
          <w:highlight w:val="white"/>
        </w:rPr>
        <w:t xml:space="preserve"> </w:t>
      </w:r>
      <w:r>
        <w:fldChar w:fldCharType="begin"/>
      </w:r>
      <w:r>
        <w:rPr>
          <w:highlight w:val="white"/>
        </w:rPr>
        <w:instrText>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highlight w:val="white"/>
        </w:rPr>
        <w:fldChar w:fldCharType="separate"/>
      </w:r>
      <w:r>
        <w:rPr>
          <w:highlight w:val="white"/>
        </w:rPr>
        <w:t>(Oksanen et al. 2022)</w:t>
      </w:r>
      <w:r>
        <w:rPr>
          <w:highlight w:val="white"/>
        </w:rPr>
        <w:fldChar w:fldCharType="end"/>
      </w:r>
      <w:r>
        <w:rPr>
          <w:highlight w:val="white"/>
        </w:rPr>
        <w:t xml:space="preserve"> on the distance matrices of all PC scores in each dataset. We also use simple correlation to assess the relationships between allometric shape variation and individual morphospace axes, because the full shape PC1 is highly correlated with allometric shape variation in this dataset </w:t>
      </w:r>
      <w:r>
        <w:fldChar w:fldCharType="begin"/>
      </w:r>
      <w:r>
        <w:rPr>
          <w:highlight w:val="white"/>
        </w:rPr>
        <w:instrText>ADDIN EN.CITE &lt;EndNote&gt;&lt;Cite&gt;&lt;Author&gt;Marcy&lt;/Author&gt;&lt;Year&gt;2020&lt;/Year&gt;&lt;RecNum&gt;6&lt;/RecNum&gt;&lt;Prefix&gt;r = 0.92`; &lt;/Prefix&gt;&lt;DisplayText&gt;(r = 0.92;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Pr>
          <w:highlight w:val="white"/>
        </w:rPr>
        <w:fldChar w:fldCharType="separate"/>
      </w:r>
      <w:r>
        <w:rPr>
          <w:highlight w:val="white"/>
        </w:rPr>
        <w:t>(r = 0.92; Marcy et al. 2020)</w:t>
      </w:r>
      <w:r>
        <w:rPr>
          <w:highlight w:val="white"/>
        </w:rPr>
        <w:fldChar w:fldCharType="end"/>
      </w:r>
      <w:r>
        <w:rPr>
          <w:highlight w:val="white"/>
        </w:rPr>
        <w:t>. Therefore, we calculated the same correlation for the full shape PC2 and the shape residual PCs to confirm that these morphospace axes capture shape variation independent of allometry and to confirm that the allometry-free dataset lacks allometric information.</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6C4C6AA3" w:rsidR="008922AE" w:rsidRDefault="00000000">
      <w:pPr>
        <w:spacing w:line="480" w:lineRule="auto"/>
        <w:rPr>
          <w:b/>
          <w:bCs/>
          <w:highlight w:val="white"/>
        </w:rPr>
      </w:pPr>
      <w:r>
        <w:rPr>
          <w:highlight w:val="white"/>
        </w:rPr>
        <w:t xml:space="preserve">In order to visualise and assess allometric shape variation in the full shape dataset, we created heatmaps showing the magnitude of landmark displacements using </w:t>
      </w:r>
      <w:r>
        <w:rPr>
          <w:i/>
          <w:highlight w:val="white"/>
        </w:rPr>
        <w:t>landvR</w:t>
      </w:r>
      <w:r>
        <w:rPr>
          <w:highlight w:val="white"/>
        </w:rPr>
        <w:t xml:space="preserve"> functions </w:t>
      </w:r>
      <w:r w:rsidR="0079408D">
        <w:rPr>
          <w:highlight w:val="white"/>
        </w:rPr>
        <w:fldChar w:fldCharType="begin">
          <w:fldData xml:space="preserve">PEVuZE5vdGU+PENpdGU+PEF1dGhvcj5HdWlsbGVybWU8L0F1dGhvcj48WWVhcj4yMDE5PC9ZZWFy
PjxSZWNOdW0+MTc8L1JlY051bT48RGlzcGxheVRleHQ+KEd1aWxsZXJtZSAmYW1wOyBXZWlzYmVj
a2VyLCAyMDE5OyBXZWlzYmVja2VyIGV0IGFsLiwgMjAxOSk8L0Rpc3BsYXlUZXh0PjxyZWNvcmQ+
PHJlYy1udW1iZXI+MTc8L3JlYy1udW1iZXI+PGZvcmVpZ24ta2V5cz48a2V5IGFwcD0iRU4iIGRi
LWlkPSJ4OTl2ZWVkNXdycDAycmVhZDljNWF3cjB4MnY5dnZhcHgyOTAiIHRpbWVzdGFtcD0iMTY5
NzE3NDk2NSI+MTc8L2tleT48L2ZvcmVpZ24ta2V5cz48cmVmLXR5cGUgbmFtZT0iSm91cm5hbCBB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cj48UmVjTnVtPjIxPC9SZWNOdW0+PHJlY29yZD48cmVjLW51bWJlcj4yMTwvcmVjLW51bWJlcj48
Zm9yZWlnbi1rZXlzPjxrZXkgYXBwPSJFTiIgZGItaWQ9Ing5OXZlZWQ1d3JwMDJyZWFkOWM1YXdy
MHgydjl2dmFweDI5MCIgdGltZXN0YW1wPSIxNjk3MTc0OTY1Ij4yMTwva2V5PjwvZm9yZWlnbi1r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B1097F">
        <w:rPr>
          <w:highlight w:val="white"/>
        </w:rPr>
        <w:instrText xml:space="preserve"> ADDIN EN.CITE </w:instrText>
      </w:r>
      <w:r w:rsidR="00B1097F">
        <w:rPr>
          <w:highlight w:val="white"/>
        </w:rPr>
        <w:fldChar w:fldCharType="begin">
          <w:fldData xml:space="preserve">PEVuZE5vdGU+PENpdGU+PEF1dGhvcj5HdWlsbGVybWU8L0F1dGhvcj48WWVhcj4yMDE5PC9ZZWFy
PjxSZWNOdW0+MTc8L1JlY051bT48RGlzcGxheVRleHQ+KEd1aWxsZXJtZSAmYW1wOyBXZWlzYmVj
a2VyLCAyMDE5OyBXZWlzYmVja2VyIGV0IGFsLiwgMjAxOSk8L0Rpc3BsYXlUZXh0PjxyZWNvcmQ+
PHJlYy1udW1iZXI+MTc8L3JlYy1udW1iZXI+PGZvcmVpZ24ta2V5cz48a2V5IGFwcD0iRU4iIGRi
LWlkPSJ4OTl2ZWVkNXdycDAycmVhZDljNWF3cjB4MnY5dnZhcHgyOTAiIHRpbWVzdGFtcD0iMTY5
NzE3NDk2NSI+MTc8L2tleT48L2ZvcmVpZ24ta2V5cz48cmVmLXR5cGUgbmFtZT0iSm91cm5hbCBB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cj48UmVjTnVtPjIxPC9SZWNOdW0+PHJlY29yZD48cmVjLW51bWJlcj4yMTwvcmVjLW51bWJlcj48
Zm9yZWlnbi1rZXlzPjxrZXkgYXBwPSJFTiIgZGItaWQ9Ing5OXZlZWQ1d3JwMDJyZWFkOWM1YXdy
MHgydjl2dmFweDI5MCIgdGltZXN0YW1wPSIxNjk3MTc0OTY1Ij4yMTwva2V5PjwvZm9yZWlnbi1r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We compared three different visualizations of allometry. First, using fitted allometric shapes estimated by Procrustes linear models (also using random permutations as per RRPP) across the entire sample. However, variation characterised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B1097F">
        <w:rPr>
          <w:highlight w:val="white"/>
        </w:rPr>
        <w:instrText xml:space="preserve"> ADDIN EN.CITE &lt;EndNote&gt;&lt;Cite&gt;&lt;Author&gt;Weisbecker&lt;/Author&gt;&lt;Year&gt;2019&lt;/Year&gt;&lt;RecNum&gt;21&lt;/RecNum&gt;&lt;DisplayText&gt;(Weisbecker et al., 2019)&lt;/DisplayText&gt;&lt;record&gt;&lt;rec-number&gt;21&lt;/rec-number&gt;&lt;foreign-keys&gt;&lt;key app="EN" db-id="x99veed5wrp02read9c5awr0x2v9vvapx290" timestamp="1697174965"&gt;21&lt;/key&gt;&lt;/foreign-keys&gt;&lt;ref-type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sidR="0079408D">
        <w:rPr>
          <w:highlight w:val="white"/>
        </w:rPr>
        <w:t>.</w:t>
      </w:r>
      <w:r>
        <w:rPr>
          <w:highlight w:val="white"/>
        </w:rPr>
        <w:t xml:space="preserve">. We therefore also visualised the mean configurations of the smallest native species (the delicate mouse, </w:t>
      </w:r>
      <w:r>
        <w:rPr>
          <w:i/>
          <w:highlight w:val="white"/>
        </w:rPr>
        <w:t>Pseudomys delicatulus</w:t>
      </w:r>
      <w:r>
        <w:rPr>
          <w:highlight w:val="white"/>
        </w:rPr>
        <w:t xml:space="preserve">) </w:t>
      </w:r>
      <w:r>
        <w:rPr>
          <w:highlight w:val="white"/>
        </w:rPr>
        <w:lastRenderedPageBreak/>
        <w:t xml:space="preserve">and the largest (the giant white-tailed rat, </w:t>
      </w:r>
      <w:r>
        <w:rPr>
          <w:i/>
          <w:highlight w:val="white"/>
        </w:rPr>
        <w:t>Uromys caudimaculatus</w:t>
      </w:r>
      <w:r>
        <w:rPr>
          <w:highlight w:val="white"/>
        </w:rPr>
        <w:t>), as determined by mean centroid size. Third, to illustrate the similarity in shape variation along PC1 to the two previous visualizations of allometric variation, we visualised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visualised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1196AC02" w14:textId="77777777" w:rsidR="008922AE" w:rsidRDefault="008922AE">
      <w:pPr>
        <w:spacing w:line="480" w:lineRule="auto"/>
      </w:pPr>
    </w:p>
    <w:p w14:paraId="5C518CAF" w14:textId="3453B116" w:rsidR="008922AE" w:rsidRDefault="00000000">
      <w:pPr>
        <w:spacing w:line="480" w:lineRule="auto"/>
        <w:rPr>
          <w:highlight w:val="white"/>
        </w:rPr>
      </w:pPr>
      <w:r>
        <w:rPr>
          <w:highlight w:val="white"/>
        </w:rPr>
        <w:t xml:space="preserve">To compare the modularity patterns across our allometric and non-allometric datasets, we </w:t>
      </w:r>
      <w:del w:id="16" w:author="Vera Weisbecker" w:date="2023-11-20T16:46:00Z">
        <w:r w:rsidDel="00AB10B4">
          <w:rPr>
            <w:highlight w:val="white"/>
          </w:rPr>
          <w:delText>assumed</w:delText>
        </w:r>
      </w:del>
      <w:ins w:id="17" w:author="Vera Weisbecker" w:date="2023-11-20T16:47:00Z">
        <w:r w:rsidR="00AB10B4">
          <w:rPr>
            <w:highlight w:val="white"/>
          </w:rPr>
          <w:t>separated the landmarks according to</w:t>
        </w:r>
      </w:ins>
      <w:del w:id="18" w:author="Vera Weisbecker" w:date="2023-11-20T16:46:00Z">
        <w:r w:rsidDel="00AB10B4">
          <w:rPr>
            <w:highlight w:val="white"/>
          </w:rPr>
          <w:delText xml:space="preserve"> </w:delText>
        </w:r>
      </w:del>
      <w:ins w:id="19" w:author="Vera Weisbecker" w:date="2023-11-20T16:46:00Z">
        <w:r w:rsidR="00AB10B4">
          <w:rPr>
            <w:highlight w:val="white"/>
          </w:rPr>
          <w:t xml:space="preserve"> </w:t>
        </w:r>
      </w:ins>
      <w:r>
        <w:rPr>
          <w:highlight w:val="white"/>
        </w:rPr>
        <w:t>a five-module framework that followed the six</w:t>
      </w:r>
      <w:ins w:id="20" w:author="Vera Weisbecker" w:date="2023-11-20T16:47:00Z">
        <w:r w:rsidR="00AB10B4">
          <w:rPr>
            <w:highlight w:val="white"/>
          </w:rPr>
          <w:t xml:space="preserve"> </w:t>
        </w:r>
      </w:ins>
      <w:del w:id="21" w:author="Vera Weisbecker" w:date="2023-11-20T16:47:00Z">
        <w:r w:rsidDel="00AB10B4">
          <w:rPr>
            <w:highlight w:val="white"/>
          </w:rPr>
          <w:delText>-</w:delText>
        </w:r>
      </w:del>
      <w:r>
        <w:rPr>
          <w:highlight w:val="white"/>
        </w:rPr>
        <w:t>module</w:t>
      </w:r>
      <w:ins w:id="22" w:author="Vera Weisbecker" w:date="2023-11-20T16:47:00Z">
        <w:r w:rsidR="00AB10B4">
          <w:rPr>
            <w:highlight w:val="white"/>
          </w:rPr>
          <w:t>s</w:t>
        </w:r>
      </w:ins>
      <w:r>
        <w:rPr>
          <w:highlight w:val="white"/>
        </w:rPr>
        <w:t xml:space="preserve"> </w:t>
      </w:r>
      <w:del w:id="23" w:author="Vera Weisbecker" w:date="2023-11-20T16:47:00Z">
        <w:r w:rsidDel="00AB10B4">
          <w:rPr>
            <w:highlight w:val="white"/>
          </w:rPr>
          <w:delText>framework found</w:delText>
        </w:r>
      </w:del>
      <w:ins w:id="24" w:author="Vera Weisbecker" w:date="2023-11-20T16:47:00Z">
        <w:r w:rsidR="00AB10B4">
          <w:rPr>
            <w:highlight w:val="white"/>
          </w:rPr>
          <w:t>proposed</w:t>
        </w:r>
      </w:ins>
      <w:r>
        <w:rPr>
          <w:highlight w:val="white"/>
        </w:rPr>
        <w:t xml:space="preserve"> across therian mammal crania</w:t>
      </w:r>
      <w:r w:rsidR="0079408D">
        <w:t xml:space="preserve"> </w:t>
      </w:r>
      <w:r w:rsidR="0079408D">
        <w:fldChar w:fldCharType="begin"/>
      </w:r>
      <w:r w:rsidR="00B1097F">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79408D">
        <w:fldChar w:fldCharType="separate"/>
      </w:r>
      <w:r w:rsidR="00B1097F">
        <w:rPr>
          <w:noProof/>
        </w:rPr>
        <w:t>(Goswami, 2006)</w:t>
      </w:r>
      <w:r w:rsidR="0079408D">
        <w:fldChar w:fldCharType="end"/>
      </w:r>
      <w:r w:rsidR="0079408D">
        <w:t xml:space="preserve">. </w:t>
      </w:r>
      <w:ins w:id="25" w:author="Vera Weisbecker" w:date="2023-11-20T16:47:00Z">
        <w:r w:rsidR="00AB10B4">
          <w:rPr>
            <w:highlight w:val="white"/>
          </w:rPr>
          <w:t xml:space="preserve"> This</w:t>
        </w:r>
      </w:ins>
      <w:ins w:id="26" w:author="Vera Weisbecker" w:date="2023-11-20T16:45:00Z">
        <w:r w:rsidR="00002B33">
          <w:rPr>
            <w:highlight w:val="white"/>
          </w:rPr>
          <w:t xml:space="preserve"> included the</w:t>
        </w:r>
      </w:ins>
      <w:ins w:id="27" w:author="Vera Weisbecker" w:date="2023-11-20T16:46:00Z">
        <w:r w:rsidR="00AB10B4">
          <w:rPr>
            <w:highlight w:val="white"/>
          </w:rPr>
          <w:t xml:space="preserve"> anatomical regions of the</w:t>
        </w:r>
      </w:ins>
      <w:ins w:id="28" w:author="Vera Weisbecker" w:date="2023-11-20T16:45:00Z">
        <w:r w:rsidR="00002B33">
          <w:rPr>
            <w:highlight w:val="white"/>
          </w:rPr>
          <w:t xml:space="preserve"> rostru</w:t>
        </w:r>
      </w:ins>
      <w:ins w:id="29" w:author="Vera Weisbecker" w:date="2023-11-20T16:46:00Z">
        <w:r w:rsidR="00AB10B4">
          <w:rPr>
            <w:highlight w:val="white"/>
          </w:rPr>
          <w:t>m</w:t>
        </w:r>
      </w:ins>
      <w:ins w:id="30" w:author="Vera Weisbecker" w:date="2023-11-20T16:45:00Z">
        <w:r w:rsidR="00002B33">
          <w:rPr>
            <w:highlight w:val="white"/>
          </w:rPr>
          <w:t xml:space="preserve">, </w:t>
        </w:r>
      </w:ins>
      <w:ins w:id="31" w:author="Vera Weisbecker" w:date="2023-11-20T16:46:00Z">
        <w:r w:rsidR="00AB10B4">
          <w:rPr>
            <w:highlight w:val="white"/>
          </w:rPr>
          <w:t>molar</w:t>
        </w:r>
      </w:ins>
      <w:ins w:id="32" w:author="Vera Weisbecker" w:date="2023-11-20T16:47:00Z">
        <w:r w:rsidR="00AB10B4">
          <w:rPr>
            <w:highlight w:val="white"/>
          </w:rPr>
          <w:t xml:space="preserve"> area</w:t>
        </w:r>
      </w:ins>
      <w:ins w:id="33" w:author="Vera Weisbecker" w:date="2023-11-20T16:46:00Z">
        <w:r w:rsidR="00AB10B4">
          <w:rPr>
            <w:highlight w:val="white"/>
          </w:rPr>
          <w:t xml:space="preserve">, </w:t>
        </w:r>
      </w:ins>
      <w:ins w:id="34" w:author="Vera Weisbecker" w:date="2023-11-20T16:45:00Z">
        <w:r w:rsidR="00002B33">
          <w:rPr>
            <w:highlight w:val="white"/>
          </w:rPr>
          <w:t>orb</w:t>
        </w:r>
      </w:ins>
      <w:ins w:id="35" w:author="Vera Weisbecker" w:date="2023-11-20T16:46:00Z">
        <w:r w:rsidR="00002B33">
          <w:rPr>
            <w:highlight w:val="white"/>
          </w:rPr>
          <w:t>ital</w:t>
        </w:r>
      </w:ins>
      <w:ins w:id="36" w:author="Vera Weisbecker" w:date="2023-11-20T16:47:00Z">
        <w:r w:rsidR="00AB10B4">
          <w:rPr>
            <w:highlight w:val="white"/>
          </w:rPr>
          <w:t xml:space="preserve"> area</w:t>
        </w:r>
      </w:ins>
      <w:ins w:id="37" w:author="Vera Weisbecker" w:date="2023-11-20T16:46:00Z">
        <w:r w:rsidR="00002B33">
          <w:rPr>
            <w:highlight w:val="white"/>
          </w:rPr>
          <w:t xml:space="preserve">, vault, </w:t>
        </w:r>
        <w:r w:rsidR="00AB10B4">
          <w:rPr>
            <w:highlight w:val="white"/>
          </w:rPr>
          <w:t>basicranial</w:t>
        </w:r>
      </w:ins>
      <w:r>
        <w:rPr>
          <w:highlight w:val="white"/>
        </w:rPr>
        <w:t xml:space="preserve"> </w:t>
      </w:r>
      <w:ins w:id="38" w:author="Vera Weisbecker" w:date="2023-11-20T16:47:00Z">
        <w:r w:rsidR="00AB10B4">
          <w:rPr>
            <w:highlight w:val="white"/>
          </w:rPr>
          <w:t xml:space="preserve">area, </w:t>
        </w:r>
      </w:ins>
      <w:r>
        <w:rPr>
          <w:highlight w:val="white"/>
        </w:rPr>
        <w:t>but exclud</w:t>
      </w:r>
      <w:ins w:id="39" w:author="Vera Weisbecker" w:date="2023-11-20T16:47:00Z">
        <w:r w:rsidR="00AB10B4">
          <w:rPr>
            <w:highlight w:val="white"/>
          </w:rPr>
          <w:t>ed</w:t>
        </w:r>
      </w:ins>
      <w:del w:id="40" w:author="Vera Weisbecker" w:date="2023-11-20T16:47:00Z">
        <w:r w:rsidDel="00AB10B4">
          <w:rPr>
            <w:highlight w:val="white"/>
          </w:rPr>
          <w:delText>ing</w:delText>
        </w:r>
      </w:del>
      <w:r>
        <w:rPr>
          <w:highlight w:val="white"/>
        </w:rPr>
        <w:t xml:space="preserve"> the zygomatic arch module, which was missing due to scanner limitations </w:t>
      </w:r>
      <w:r w:rsidR="0079408D">
        <w:rPr>
          <w:highlight w:val="white"/>
        </w:rPr>
        <w:fldChar w:fldCharType="begin"/>
      </w:r>
      <w:r w:rsidR="00B1097F">
        <w:rPr>
          <w:highlight w:val="white"/>
        </w:rPr>
        <w:instrText xml:space="preserve"> ADDIN EN.CITE &lt;EndNote&gt;&lt;Cite&gt;&lt;Author&gt;Marcy&lt;/Author&gt;&lt;Year&gt;2018&lt;/Year&gt;&lt;RecNum&gt;23&lt;/RecNum&gt;&lt;DisplayText&gt;(Marcy, Fruciano, Phillips, Mardon, &amp;amp; Weisbecker,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79408D">
        <w:rPr>
          <w:highlight w:val="white"/>
        </w:rPr>
        <w:fldChar w:fldCharType="separate"/>
      </w:r>
      <w:r w:rsidR="00B1097F">
        <w:rPr>
          <w:noProof/>
          <w:highlight w:val="white"/>
        </w:rPr>
        <w:t>(Marcy, Fruciano, Phillips, Mardon, &amp; Weisbecker, 2018)</w:t>
      </w:r>
      <w:r w:rsidR="0079408D">
        <w:rPr>
          <w:highlight w:val="white"/>
        </w:rPr>
        <w:fldChar w:fldCharType="end"/>
      </w:r>
      <w:r>
        <w:fldChar w:fldCharType="begin"/>
      </w:r>
      <w:r>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Pr>
          <w:highlight w:val="white"/>
        </w:rPr>
        <w:fldChar w:fldCharType="separate"/>
      </w:r>
      <w:r>
        <w:rPr>
          <w:highlight w:val="white"/>
        </w:rPr>
        <w:fldChar w:fldCharType="end"/>
      </w:r>
      <w:r>
        <w:rPr>
          <w:highlight w:val="white"/>
        </w:rPr>
        <w:t xml:space="preserve">. To quantify modularity, we used the </w:t>
      </w:r>
      <w:r>
        <w:rPr>
          <w:i/>
          <w:highlight w:val="white"/>
        </w:rPr>
        <w:t>geomorph</w:t>
      </w:r>
      <w:r>
        <w:rPr>
          <w:highlight w:val="white"/>
        </w:rPr>
        <w:t xml:space="preserve"> function </w:t>
      </w:r>
      <w:r>
        <w:rPr>
          <w:i/>
          <w:highlight w:val="white"/>
        </w:rPr>
        <w:t>phylo.modularity</w:t>
      </w:r>
      <w:r w:rsidR="0079408D">
        <w:rPr>
          <w:i/>
          <w:highlight w:val="white"/>
        </w:rPr>
        <w:t xml:space="preserve"> </w:t>
      </w:r>
      <w:r w:rsidR="0079408D" w:rsidRPr="0079408D">
        <w:rPr>
          <w:iCs/>
          <w:highlight w:val="white"/>
        </w:rPr>
        <w:fldChar w:fldCharType="begin"/>
      </w:r>
      <w:r w:rsidR="00B1097F">
        <w:rPr>
          <w:iCs/>
          <w:highlight w:val="white"/>
        </w:rPr>
        <w:instrText xml:space="preserve"> ADDIN EN.CITE &lt;EndNote&gt;&lt;Cite&gt;&lt;Author&gt;Adams&lt;/Author&gt;&lt;Year&gt;2016&lt;/Year&gt;&lt;RecNum&gt;24&lt;/RecNum&gt;&lt;DisplayText&gt;(Adams, 2016; Adams &amp;amp; Collyer, 2019)&lt;/DisplayText&gt;&lt;record&gt;&lt;rec-number&gt;24&lt;/rec-number&gt;&lt;foreign-keys&gt;&lt;key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25&lt;/RecNum&gt;&lt;record&gt;&lt;rec-number&gt;25&lt;/rec-number&gt;&lt;foreign-keys&gt;&lt;key app="EN" db-id="x99veed5wrp02read9c5awr0x2v9vvapx290" timestamp="1697174965"&gt;25&lt;/key&gt;&lt;/foreign-keys&gt;&lt;ref-type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B1097F">
        <w:rPr>
          <w:iCs/>
          <w:noProof/>
          <w:highlight w:val="white"/>
        </w:rPr>
        <w:t>(Adams, 2016; Adams &amp; Collyer, 2019)</w:t>
      </w:r>
      <w:r w:rsidR="0079408D" w:rsidRPr="0079408D">
        <w:rPr>
          <w:iCs/>
          <w:highlight w:val="white"/>
        </w:rPr>
        <w:fldChar w:fldCharType="end"/>
      </w:r>
      <w:r w:rsidRPr="0079408D">
        <w:rPr>
          <w:iCs/>
          <w:highlight w:val="white"/>
        </w:rPr>
        <w:t xml:space="preserve">. </w:t>
      </w:r>
      <w:r>
        <w:rPr>
          <w:highlight w:val="white"/>
        </w:rPr>
        <w:t xml:space="preserve">This calculates the </w:t>
      </w:r>
      <w:r>
        <w:t xml:space="preserve">covariance ratio (CR) coefficient, with the numerator as covariation between modules and the denominator as covariation within modules </w:t>
      </w:r>
      <w:r>
        <w:fldChar w:fldCharType="begin"/>
      </w:r>
      <w:r w:rsidR="00B1097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rsidR="00B1097F">
        <w:rPr>
          <w:noProof/>
        </w:rPr>
        <w:t>(Adams, 2016)</w:t>
      </w:r>
      <w:r>
        <w:fldChar w:fldCharType="end"/>
      </w:r>
      <w:r>
        <w:t xml:space="preserve">. Therefore, highly modular structures, with higher covariation within </w:t>
      </w:r>
      <w:r>
        <w:lastRenderedPageBreak/>
        <w:t xml:space="preserve">than between modules, will have small CR values within the unit interval </w:t>
      </w:r>
      <w:r>
        <w:fldChar w:fldCharType="begin"/>
      </w:r>
      <w:r>
        <w:instrText>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t>(Adams 2016)</w:t>
      </w:r>
      <w:r>
        <w:fldChar w:fldCharType="end"/>
      </w:r>
      <w:r>
        <w:t xml:space="preserve">. By contrast, structures with low modularity will have CR values close to 1.0 because the two covariation values are very similar </w:t>
      </w:r>
      <w:r w:rsidR="0079408D">
        <w:fldChar w:fldCharType="begin"/>
      </w:r>
      <w:r w:rsidR="00B1097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B1097F">
        <w:rPr>
          <w:noProof/>
        </w:rPr>
        <w:t>(Adams, 2016)</w:t>
      </w:r>
      <w:r w:rsidR="0079408D">
        <w:fldChar w:fldCharType="end"/>
      </w:r>
      <w:r>
        <w:t>.</w:t>
      </w:r>
      <w:r>
        <w:rPr>
          <w:highlight w:val="white"/>
        </w:rPr>
        <w:t xml:space="preserve">  The modularity results were juxtaposed with analyses of integration, which use partial least squares (PLS) correlation coefficients between multiple modules to assess how much they co-vary, taking into account phylogeny </w:t>
      </w:r>
      <w:r>
        <w:fldChar w:fldCharType="begin"/>
      </w:r>
      <w:r w:rsidR="00B1097F">
        <w:instrText xml:space="preserve"> ADDIN EN.CITE &lt;EndNote&gt;&lt;Cite&gt;&lt;Author&gt;Adams&lt;/Author&gt;&lt;Year&gt;2014&lt;/Year&gt;&lt;RecNum&gt;26&lt;/RecNum&gt;&lt;DisplayText&gt;(Adams &amp;amp;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B1097F" w:rsidRPr="00B1097F">
        <w:rPr>
          <w:noProof/>
        </w:rPr>
        <w:t>(Adams &amp; Felice, 2014)</w:t>
      </w:r>
      <w:r>
        <w:rPr>
          <w:highlight w:val="white"/>
        </w:rPr>
        <w:fldChar w:fldCharType="end"/>
      </w:r>
      <w:r>
        <w:rPr>
          <w:highlight w:val="white"/>
        </w:rPr>
        <w:t xml:space="preserve">. In this case, values towards 1 indicate a higher PLS coefficient. In both modularity and integration analyses, the functions include a phylogenetic context by generating a matrix of partial least squares under a </w:t>
      </w:r>
      <w:sdt>
        <w:sdtPr>
          <w:id w:val="1138689336"/>
        </w:sdtPr>
        <w:sdtContent/>
      </w:sdt>
      <w:r>
        <w:rPr>
          <w:highlight w:val="white"/>
        </w:rPr>
        <w:t xml:space="preserve">Brownian motion model of evolution </w:t>
      </w:r>
      <w:r w:rsidR="0079408D">
        <w:fldChar w:fldCharType="begin"/>
      </w:r>
      <w:r w:rsidR="00B1097F">
        <w:instrText xml:space="preserve"> ADDIN EN.CITE &lt;EndNote&gt;&lt;Cite&gt;&lt;Author&gt;Adams&lt;/Author&gt;&lt;Year&gt;2014&lt;/Year&gt;&lt;RecNum&gt;26&lt;/RecNum&gt;&lt;DisplayText&gt;(Adams &amp;amp;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B1097F" w:rsidRPr="00B1097F">
        <w:rPr>
          <w:noProof/>
        </w:rPr>
        <w:t>(Adams &amp; Felice, 2014)</w:t>
      </w:r>
      <w:r w:rsidR="0079408D">
        <w:rPr>
          <w:highlight w:val="white"/>
        </w:rPr>
        <w:fldChar w:fldCharType="end"/>
      </w:r>
      <w:r>
        <w:rPr>
          <w:highlight w:val="white"/>
        </w:rPr>
        <w:t xml:space="preserve"> that was informed by our time-calibrated ultrametric molecular phylogeny </w:t>
      </w:r>
      <w:r w:rsidR="0079408D">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 </w:instrText>
      </w:r>
      <w:r w:rsidR="00B1097F">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fldChar w:fldCharType="separate"/>
      </w:r>
      <w:r w:rsidR="00B1097F">
        <w:rPr>
          <w:noProof/>
          <w:highlight w:val="white"/>
        </w:rPr>
        <w:t>(Marcy et al., 2020; Smissen &amp; Rowe, 2018)</w:t>
      </w:r>
      <w:r w:rsidR="0079408D">
        <w:rPr>
          <w:highlight w:val="white"/>
        </w:rPr>
        <w:fldChar w:fldCharType="end"/>
      </w:r>
      <w:r>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Y051bT4yNjwvUmVjTnVtPjxEaXNwbGF5VGV4dD4oQWRhbXMgJmFtcDsgRmVsaWNlLCAyMDE0OyBL
bGluZ2VuYmVyZyAmYW1wOyBNYXJ1Z8Ohbi1Mb2LDs24sIDIwMTMpPC9EaXNwbGF5VGV4dD48cmVj
b3JkPjxyZWMtbnVtYmVyPjI2PC9yZWMtbnVtYmVyPjxmb3JlaWduLWtleXM+PGtleSBhcHA9IkVO
IiBkYi1pZD0ieDk5dmVlZDV3cnAwMnJlYWQ5YzVhd3IweDJ2OXZ2YXB4MjkwIiB0aW1lc3RhbXA9
IjE2OTcxNzQ5NjUiPjI2PC9rZXk+PC9mb3JlaWduLWtleXM+PHJlZi10eXBlIG5hbWU9IkpvdXJu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bmJlcmc8L0F1dGhvcj48WWVhcj4yMDEzPC9ZZWFyPjxSZWNOdW0+Mjg8L1JlY051bT48cmVjb3Jk
PjxyZWMtbnVtYmVyPjI4PC9yZWMtbnVtYmVyPjxmb3JlaWduLWtleXM+PGtleSBhcHA9IkVOIiBk
Yi1pZD0ieDk5dmVlZDV3cnAwMnJlYWQ5YzVhd3IweDJ2OXZ2YXB4MjkwIiB0aW1lc3RhbXA9IjE2
OTcxNzQ5NjUiPjI4PC9rZXk+PC9mb3JlaWduLWtleXM+PHJlZi10eXBlIG5hbWU9IkpvdXJuYWwg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B1097F">
        <w:rPr>
          <w:highlight w:val="white"/>
        </w:rPr>
        <w:instrText xml:space="preserve"> ADDIN EN.CITE </w:instrText>
      </w:r>
      <w:r w:rsidR="00B1097F">
        <w:rPr>
          <w:highlight w:val="white"/>
        </w:rPr>
        <w:fldChar w:fldCharType="begin">
          <w:fldData xml:space="preserve">PEVuZE5vdGU+PENpdGU+PEF1dGhvcj5BZGFtczwvQXV0aG9yPjxZZWFyPjIwMTQ8L1llYXI+PFJl
Y051bT4yNjwvUmVjTnVtPjxEaXNwbGF5VGV4dD4oQWRhbXMgJmFtcDsgRmVsaWNlLCAyMDE0OyBL
bGluZ2VuYmVyZyAmYW1wOyBNYXJ1Z8Ohbi1Mb2LDs24sIDIwMTMpPC9EaXNwbGF5VGV4dD48cmVj
b3JkPjxyZWMtbnVtYmVyPjI2PC9yZWMtbnVtYmVyPjxmb3JlaWduLWtleXM+PGtleSBhcHA9IkVO
IiBkYi1pZD0ieDk5dmVlZDV3cnAwMnJlYWQ5YzVhd3IweDJ2OXZ2YXB4MjkwIiB0aW1lc3RhbXA9
IjE2OTcxNzQ5NjUiPjI2PC9rZXk+PC9mb3JlaWduLWtleXM+PHJlZi10eXBlIG5hbWU9IkpvdXJu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bmJlcmc8L0F1dGhvcj48WWVhcj4yMDEzPC9ZZWFyPjxSZWNOdW0+Mjg8L1JlY051bT48cmVjb3Jk
PjxyZWMtbnVtYmVyPjI4PC9yZWMtbnVtYmVyPjxmb3JlaWduLWtleXM+PGtleSBhcHA9IkVOIiBk
Yi1pZD0ieDk5dmVlZDV3cnAwMnJlYWQ5YzVhd3IweDJ2OXZ2YXB4MjkwIiB0aW1lc3RhbXA9IjE2
OTcxNzQ5NjUiPjI4PC9rZXk+PC9mb3JlaWduLWtleXM+PHJlZi10eXBlIG5hbWU9IkpvdXJuYWwg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fldChar w:fldCharType="separate"/>
      </w:r>
      <w:r w:rsidR="00B1097F">
        <w:rPr>
          <w:noProof/>
          <w:highlight w:val="white"/>
        </w:rPr>
        <w:t>(Adams &amp; Felice, 2014; Klingenberg &amp; Marugán-Lobón, 2013)</w:t>
      </w:r>
      <w:r w:rsidR="0079408D">
        <w:rPr>
          <w:highlight w:val="white"/>
        </w:rPr>
        <w:fldChar w:fldCharType="end"/>
      </w:r>
      <w:r w:rsidR="0079408D">
        <w:t xml:space="preserve">. </w:t>
      </w:r>
      <w:r>
        <w:rPr>
          <w:highlight w:val="white"/>
        </w:rPr>
        <w:t>Significance was determined by randomly resampling the modules 1,000 times and comparing the random distribution of CR coefficients to the observed value.</w:t>
      </w:r>
    </w:p>
    <w:p w14:paraId="3F8F0C1C" w14:textId="77777777" w:rsidR="008922AE" w:rsidRDefault="008922AE">
      <w:pPr>
        <w:spacing w:line="480" w:lineRule="auto"/>
        <w:rPr>
          <w:highlight w:val="white"/>
        </w:rPr>
      </w:pPr>
    </w:p>
    <w:p w14:paraId="6DD075A5" w14:textId="000D4272" w:rsidR="008922AE" w:rsidRDefault="00000000">
      <w:pPr>
        <w:spacing w:line="480" w:lineRule="auto"/>
        <w:rPr>
          <w:highlight w:val="white"/>
        </w:rPr>
      </w:pPr>
      <w:r>
        <w:rPr>
          <w:highlight w:val="white"/>
        </w:rPr>
        <w:t xml:space="preserve">In order to assess whether the modularity and integration patterns are consistent with CREA or any other pattern, we used the </w:t>
      </w:r>
      <w:r>
        <w:rPr>
          <w:i/>
          <w:highlight w:val="white"/>
        </w:rPr>
        <w:t>vegan</w:t>
      </w:r>
      <w:r>
        <w:rPr>
          <w:highlight w:val="white"/>
        </w:rPr>
        <w:t xml:space="preserve"> function </w:t>
      </w:r>
      <w:r>
        <w:rPr>
          <w:i/>
          <w:highlight w:val="white"/>
        </w:rPr>
        <w:t>mantel</w:t>
      </w:r>
      <w:r>
        <w:rPr>
          <w:highlight w:val="white"/>
        </w:rPr>
        <w:t xml:space="preserve"> to perform pairwise Mantel tests on the distance matrices of PC scores within each module </w:t>
      </w:r>
      <w:r>
        <w:fldChar w:fldCharType="begin"/>
      </w:r>
      <w:r w:rsidR="00B1097F">
        <w:instrText xml:space="preserve"> ADDIN EN.CITE &lt;EndNote&gt;&lt;Cite&gt;&lt;Author&gt;Legendre&lt;/Author&gt;&lt;Year&gt;2012&lt;/Year&gt;&lt;RecNum&gt;29&lt;/RecNum&gt;&lt;DisplayText&gt;(Legendre &amp;amp; Legendre, 2012)&lt;/DisplayText&gt;&lt;record&gt;&lt;rec-number&gt;29&lt;/rec-number&gt;&lt;foreign-keys&gt;&lt;key app="EN" db-id="x99veed5wrp02read9c5awr0x2v9vvapx290" timestamp="1697174965"&gt;29&lt;/key&gt;&lt;/foreign-keys&gt;&lt;ref-type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00B1097F"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w:t>
      </w:r>
      <w:del w:id="41" w:author="Vera Weisbecker" w:date="2023-11-20T16:38:00Z">
        <w:r w:rsidDel="00BA753C">
          <w:rPr>
            <w:highlight w:val="white"/>
          </w:rPr>
          <w:delText>s</w:delText>
        </w:r>
      </w:del>
      <w:r>
        <w:rPr>
          <w:highlight w:val="white"/>
        </w:rPr>
        <w:t xml:space="preserve"> indicates the degree of correlation between each module pair, with values closer to one corresponding to higher integration </w:t>
      </w:r>
      <w:r>
        <w:fldChar w:fldCharType="begin"/>
      </w:r>
      <w:r w:rsidR="00B1097F">
        <w:instrText xml:space="preserve"> ADDIN EN.CITE &lt;EndNote&gt;&lt;Cite&gt;&lt;Author&gt;Hetherington&lt;/Author&gt;&lt;Year&gt;2015&lt;/Year&gt;&lt;RecNum&gt;30&lt;/RecNum&gt;&lt;DisplayText&gt;(Hetherington et al., 2015)&lt;/DisplayText&gt;&lt;record&gt;&lt;rec-number&gt;30&lt;/rec-number&gt;&lt;foreign-keys&gt;&lt;key app="EN" db-id="x99veed5wrp02read9c5awr0x2v9vvapx290" timestamp="1697174965"&gt;30&lt;/key&gt;&lt;/foreign-keys&gt;&lt;ref-type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B1097F"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The Bonferroni correction was used to adjust for multiple comparisons </w:t>
      </w:r>
      <w:r>
        <w:fldChar w:fldCharType="begin"/>
      </w:r>
      <w:r w:rsidR="00B1097F">
        <w:instrText xml:space="preserve"> ADDIN EN.CITE &lt;EndNote&gt;&lt;Cite&gt;&lt;Author&gt;Bonferroni&lt;/Author&gt;&lt;Year&gt;1936&lt;/Year&gt;&lt;RecNum&gt;31&lt;/RecNum&gt;&lt;DisplayText&gt;(Bonferroni,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00B1097F" w:rsidRPr="00B1097F">
        <w:rPr>
          <w:noProof/>
        </w:rPr>
        <w:t>(Bonferroni, 1936)</w:t>
      </w:r>
      <w:r>
        <w:rPr>
          <w:highlight w:val="white"/>
        </w:rPr>
        <w:fldChar w:fldCharType="end"/>
      </w:r>
      <w:r>
        <w:rPr>
          <w:highlight w:val="white"/>
        </w:rPr>
        <w:t>.</w:t>
      </w:r>
    </w:p>
    <w:p w14:paraId="713E3539" w14:textId="77777777" w:rsidR="008922AE" w:rsidRDefault="008922AE">
      <w:pPr>
        <w:spacing w:line="480" w:lineRule="auto"/>
        <w:ind w:firstLine="720"/>
        <w:rPr>
          <w:highlight w:val="white"/>
        </w:rPr>
      </w:pPr>
    </w:p>
    <w:p w14:paraId="7A8CB654" w14:textId="1D263406" w:rsidR="008922AE" w:rsidRDefault="00000000">
      <w:pPr>
        <w:spacing w:line="480" w:lineRule="auto"/>
        <w:rPr>
          <w:highlight w:val="white"/>
        </w:rPr>
      </w:pPr>
      <w:r>
        <w:rPr>
          <w:highlight w:val="white"/>
        </w:rPr>
        <w:t xml:space="preserve">Finally, we tested for global integration of the crania in both the full shape and shape residual datasets using the </w:t>
      </w:r>
      <w:r>
        <w:rPr>
          <w:i/>
          <w:highlight w:val="white"/>
        </w:rPr>
        <w:t>geomorph</w:t>
      </w:r>
      <w:r>
        <w:rPr>
          <w:highlight w:val="white"/>
        </w:rPr>
        <w:t xml:space="preserve"> function </w:t>
      </w:r>
      <w:r>
        <w:rPr>
          <w:i/>
          <w:highlight w:val="white"/>
        </w:rPr>
        <w:t>globalIntegration</w:t>
      </w:r>
      <w:r>
        <w:rPr>
          <w:highlight w:val="white"/>
        </w:rPr>
        <w:t xml:space="preserve"> based on </w:t>
      </w:r>
      <w:r>
        <w:fldChar w:fldCharType="begin"/>
      </w:r>
      <w:r w:rsidR="00245C5E">
        <w:instrText xml:space="preserve"> </w:instrText>
      </w:r>
      <w:r>
        <w:rPr>
          <w:highlight w:val="white"/>
        </w:rP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Pr>
          <w:highlight w:val="white"/>
        </w:rPr>
        <w:t>Bookstein (2015)</w:t>
      </w:r>
      <w:r>
        <w:rPr>
          <w:highlight w:val="white"/>
        </w:rPr>
        <w:fldChar w:fldCharType="end"/>
      </w:r>
      <w:r>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fldChar w:fldCharType="begin"/>
      </w:r>
      <w:r w:rsidR="00B1097F">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sidR="00B1097F" w:rsidRPr="00B1097F">
        <w:rPr>
          <w:noProof/>
        </w:rPr>
        <w:t>(Bookstein, 2015)</w:t>
      </w:r>
      <w:r>
        <w:rPr>
          <w:highlight w:val="white"/>
        </w:rPr>
        <w:fldChar w:fldCharType="end"/>
      </w:r>
      <w:r>
        <w:rPr>
          <w:highlight w:val="white"/>
        </w:rPr>
        <w:t xml:space="preserve">. The degree of integration versus self-similarity is quantified by the regression slope between the entire sample’s (n = 317) bending energy and its partial warp variance </w:t>
      </w:r>
      <w:r w:rsidR="00245C5E">
        <w:rPr>
          <w:highlight w:val="white"/>
        </w:rPr>
        <w:fldChar w:fldCharType="begin">
          <w:fldData xml:space="preserve">PEVuZE5vdGU+PENpdGU+PEF1dGhvcj5Cb29rc3RlaW48L0F1dGhvcj48WWVhcj4yMDE1PC9ZZWFy
PjxSZWNOdW0+MTI8L1JlY051bT48RGlzcGxheVRleHQ+KEJvb2tzdGVpbiwgMjAxNTsgRXZhbnMs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dW1iZXI+MTI8L3JlYy1udW1iZXI+PGZvcmVpZ24ta2V5cz48a2V5IGFwcD0iRU4iIGRiLWlkPSJ4
OTl2ZWVkNXdycDAycmVhZDljNWF3cjB4MnY5dnZhcHgyOTAiIHRpbWVzdGFtcD0iMTY5NzE3NDk2
NSI+MTI8L2tleT48L2ZvcmVpZ24ta2V5cz48cmVmLXR5cGUgbmFtZT0iSm91cm5hbCBBcnRpY2xl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dGhvcj5FdmFuczwvQXV0aG9yPjxZZWFyPjIwMTc8L1llYXI+PFJlY051bT4zMjwvUmVjTnVtPjxy
ZWNvcmQ+PHJlYy1udW1iZXI+MzI8L3JlYy1udW1iZXI+PGZvcmVpZ24ta2V5cz48a2V5IGFwcD0i
RU4iIGRiLWlkPSJ4OTl2ZWVkNXdycDAycmVhZDljNWF3cjB4MnY5dnZhcHgyOTAiIHRpbWVzdGFt
cD0iMTY5NzE3NDk2NSI+MzI8L2tleT48L2ZvcmVpZ24ta2V5cz48cmVmLXR5cGUgbmFtZT0iSm91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dW1iZXI+MzQ8L3JlYy1udW1iZXI+PGZvcmVpZ24ta2V5cz48a2V5IGFwcD0iRU4iIGRiLWlkPSJ4
OTl2ZWVkNXdycDAycmVhZDljNWF3cjB4MnY5dnZhcHgyOTAiIHRpbWVzdGFtcD0iMTY5NzE3NDk2
NiI+MzQ8L2tleT48L2ZvcmVpZ24ta2V5cz48cmVmLXR5cGUgbmFtZT0iSm91cm5hbCBBcnRpY2xl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bnNhbG9uZTwvQXV0aG9yPjxZZWFyPjIwMTk8L1llYXI+PFJlY051bT4zMzwvUmVjTnVtPjxyZWNv
cmQ+PHJlYy1udW1iZXI+MzM8L3JlYy1udW1iZXI+PGZvcmVpZ24ta2V5cz48a2V5IGFwcD0iRU4i
IGRiLWlkPSJ4OTl2ZWVkNXdycDAycmVhZDljNWF3cjB4MnY5dnZhcHgyOTAiIHRpbWVzdGFtcD0i
MTY5NzE3NDk2NSI+MzM8L2tleT48L2ZvcmVpZ24ta2V5cz48cmVmLXR5cGUgbmFtZT0iSm91cm5h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B1097F">
        <w:rPr>
          <w:highlight w:val="white"/>
        </w:rPr>
        <w:instrText xml:space="preserve"> ADDIN EN.CITE </w:instrText>
      </w:r>
      <w:r w:rsidR="00B1097F">
        <w:rPr>
          <w:highlight w:val="white"/>
        </w:rPr>
        <w:fldChar w:fldCharType="begin">
          <w:fldData xml:space="preserve">PEVuZE5vdGU+PENpdGU+PEF1dGhvcj5Cb29rc3RlaW48L0F1dGhvcj48WWVhcj4yMDE1PC9ZZWFy
PjxSZWNOdW0+MTI8L1JlY051bT48RGlzcGxheVRleHQ+KEJvb2tzdGVpbiwgMjAxNTsgRXZhbnMs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dW1iZXI+MTI8L3JlYy1udW1iZXI+PGZvcmVpZ24ta2V5cz48a2V5IGFwcD0iRU4iIGRiLWlkPSJ4
OTl2ZWVkNXdycDAycmVhZDljNWF3cjB4MnY5dnZhcHgyOTAiIHRpbWVzdGFtcD0iMTY5NzE3NDk2
NSI+MTI8L2tleT48L2ZvcmVpZ24ta2V5cz48cmVmLXR5cGUgbmFtZT0iSm91cm5hbCBBcnRpY2xl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dGhvcj5FdmFuczwvQXV0aG9yPjxZZWFyPjIwMTc8L1llYXI+PFJlY051bT4zMjwvUmVjTnVtPjxy
ZWNvcmQ+PHJlYy1udW1iZXI+MzI8L3JlYy1udW1iZXI+PGZvcmVpZ24ta2V5cz48a2V5IGFwcD0i
RU4iIGRiLWlkPSJ4OTl2ZWVkNXdycDAycmVhZDljNWF3cjB4MnY5dnZhcHgyOTAiIHRpbWVzdGFt
cD0iMTY5NzE3NDk2NSI+MzI8L2tleT48L2ZvcmVpZ24ta2V5cz48cmVmLXR5cGUgbmFtZT0iSm91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dW1iZXI+MzQ8L3JlYy1udW1iZXI+PGZvcmVpZ24ta2V5cz48a2V5IGFwcD0iRU4iIGRiLWlkPSJ4
OTl2ZWVkNXdycDAycmVhZDljNWF3cjB4MnY5dnZhcHgyOTAiIHRpbWVzdGFtcD0iMTY5NzE3NDk2
NiI+MzQ8L2tleT48L2ZvcmVpZ24ta2V5cz48cmVmLXR5cGUgbmFtZT0iSm91cm5hbCBBcnRpY2xl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bnNhbG9uZTwvQXV0aG9yPjxZZWFyPjIwMTk8L1llYXI+PFJlY051bT4zMzwvUmVjTnVtPjxyZWNv
cmQ+PHJlYy1udW1iZXI+MzM8L3JlYy1udW1iZXI+PGZvcmVpZ24ta2V5cz48a2V5IGFwcD0iRU4i
IGRiLWlkPSJ4OTl2ZWVkNXdycDAycmVhZDljNWF3cjB4MnY5dnZhcHgyOTAiIHRpbWVzdGFtcD0i
MTY5NzE3NDk2NSI+MzM8L2tleT48L2ZvcmVpZ24ta2V5cz48cmVmLXR5cGUgbmFtZT0iSm91cm5h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B1097F">
        <w:rPr>
          <w:highlight w:val="white"/>
        </w:rPr>
        <w:instrText xml:space="preserve"> ADDIN EN.CITE.DATA </w:instrText>
      </w:r>
      <w:r w:rsidR="00B1097F">
        <w:rPr>
          <w:highlight w:val="white"/>
        </w:rPr>
      </w:r>
      <w:r w:rsidR="00B1097F">
        <w:rPr>
          <w:highlight w:val="white"/>
        </w:rPr>
        <w:fldChar w:fldCharType="end"/>
      </w:r>
      <w:r w:rsidR="00245C5E">
        <w:rPr>
          <w:highlight w:val="white"/>
        </w:rPr>
        <w:fldChar w:fldCharType="separate"/>
      </w:r>
      <w:r w:rsidR="00B1097F">
        <w:rPr>
          <w:noProof/>
          <w:highlight w:val="white"/>
        </w:rPr>
        <w:t>(Bookstein, 2015; Evans, Waltz, Tagliacollo, Chakrabarty, &amp; Albert, 2017; Sansalone et al., 2019; Young, Linde-Medina, Fondon, Hallgrímsson, &amp; Marcucio, 2017)</w:t>
      </w:r>
      <w:r w:rsidR="00245C5E">
        <w:rPr>
          <w:highlight w:val="white"/>
        </w:rPr>
        <w:fldChar w:fldCharType="end"/>
      </w:r>
      <w:r>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033BA0A4" w14:textId="77777777" w:rsidR="008922AE" w:rsidRDefault="008922AE">
      <w:pPr>
        <w:pStyle w:val="Heading3"/>
        <w:numPr>
          <w:ilvl w:val="0"/>
          <w:numId w:val="0"/>
        </w:numPr>
        <w:spacing w:line="480" w:lineRule="auto"/>
        <w:rPr>
          <w:highlight w:val="white"/>
        </w:rPr>
      </w:pPr>
    </w:p>
    <w:p w14:paraId="218E6B41" w14:textId="1EBE9473" w:rsidR="008922AE" w:rsidRDefault="00000000">
      <w:pPr>
        <w:pStyle w:val="Heading3"/>
        <w:numPr>
          <w:ilvl w:val="0"/>
          <w:numId w:val="0"/>
        </w:numPr>
        <w:spacing w:line="480" w:lineRule="auto"/>
        <w:rPr>
          <w:highlight w:val="white"/>
        </w:rPr>
      </w:pPr>
      <w:commentRangeStart w:id="42"/>
      <w:commentRangeStart w:id="43"/>
      <w:del w:id="44" w:author="Vera Weisbecker" w:date="2023-11-20T16:39:00Z">
        <w:r w:rsidDel="00BA753C">
          <w:rPr>
            <w:highlight w:val="white"/>
          </w:rPr>
          <w:delText>Phylo-morphological distance</w:delText>
        </w:r>
        <w:commentRangeEnd w:id="42"/>
        <w:r w:rsidDel="00BA753C">
          <w:commentReference w:id="42"/>
        </w:r>
      </w:del>
      <w:commentRangeEnd w:id="43"/>
      <w:r w:rsidR="00245C5E">
        <w:rPr>
          <w:rStyle w:val="CommentReference"/>
          <w:i w:val="0"/>
          <w:iCs w:val="0"/>
        </w:rPr>
        <w:commentReference w:id="43"/>
      </w:r>
      <w:ins w:id="45" w:author="Vera Weisbecker" w:date="2023-11-20T16:39:00Z">
        <w:r w:rsidR="00BA753C">
          <w:rPr>
            <w:highlight w:val="white"/>
          </w:rPr>
          <w:t>Phylogenetic vs. morphological</w:t>
        </w:r>
      </w:ins>
      <w:ins w:id="46" w:author="Vera Weisbecker" w:date="2023-11-20T16:40:00Z">
        <w:r w:rsidR="00BA753C">
          <w:rPr>
            <w:highlight w:val="white"/>
          </w:rPr>
          <w:t xml:space="preserve"> distances between species pairs</w:t>
        </w:r>
      </w:ins>
    </w:p>
    <w:p w14:paraId="446965EA" w14:textId="77777777" w:rsidR="00BA753C" w:rsidRDefault="00BA753C">
      <w:pPr>
        <w:spacing w:line="480" w:lineRule="auto"/>
        <w:rPr>
          <w:ins w:id="47" w:author="Vera Weisbecker" w:date="2023-11-20T16:40:00Z"/>
          <w:highlight w:val="white"/>
        </w:rPr>
      </w:pPr>
    </w:p>
    <w:p w14:paraId="19920DC0" w14:textId="406AB220" w:rsidR="008922AE" w:rsidRDefault="00000000">
      <w:pPr>
        <w:spacing w:line="480" w:lineRule="auto"/>
      </w:pPr>
      <w:r>
        <w:rPr>
          <w:highlight w:val="white"/>
        </w:rPr>
        <w:t xml:space="preserve">Since the constraints on shape disparity from integration may differ in the allometric and allometry-free morphospaces, we visualised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r>
        <w:rPr>
          <w:i/>
          <w:highlight w:val="white"/>
        </w:rPr>
        <w:t>cophenic</w:t>
      </w:r>
      <w:r>
        <w:rPr>
          <w:highlight w:val="white"/>
        </w:rPr>
        <w:t xml:space="preserve"> </w:t>
      </w:r>
      <w:r>
        <w:fldChar w:fldCharType="begin"/>
      </w:r>
      <w:r w:rsidR="00B1097F">
        <w:instrText xml:space="preserve"> ADDIN EN.CITE &lt;EndNote&gt;&lt;Cite&gt;&lt;Author&gt;Kembel&lt;/Author&gt;&lt;Year&gt;2010&lt;/Year&gt;&lt;RecNum&gt;35&lt;/RecNum&gt;&lt;DisplayText&gt;(Kembel et al., 2010)&lt;/DisplayText&gt;&lt;record&gt;&lt;rec-number&gt;35&lt;/rec-number&gt;&lt;foreign-keys&gt;&lt;key app="EN" db-id="x99veed5wrp02read9c5awr0x2v9vvapx290" timestamp="1697174966"&gt;35&lt;/key&gt;&lt;/foreign-keys&gt;&lt;ref-type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00B1097F" w:rsidRPr="00B1097F">
        <w:rPr>
          <w:noProof/>
        </w:rPr>
        <w:t>(Kembel et al., 2010)</w:t>
      </w:r>
      <w:r>
        <w:rPr>
          <w:highlight w:val="white"/>
        </w:rPr>
        <w:fldChar w:fldCharType="end"/>
      </w:r>
      <w:r>
        <w:rPr>
          <w:highlight w:val="white"/>
        </w:rPr>
        <w:t xml:space="preserve"> on our ultrametric time-calibrated phylogeny</w:t>
      </w:r>
      <w:r w:rsidR="00245C5E">
        <w:rPr>
          <w:highlight w:val="white"/>
        </w:rPr>
        <w:t xml:space="preserve"> </w:t>
      </w:r>
      <w:r w:rsidR="00245C5E">
        <w:rPr>
          <w:highlight w:val="white"/>
        </w:rPr>
        <w:t xml:space="preserve">phylogeny </w:t>
      </w:r>
      <w:r w:rsidR="00245C5E">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 </w:instrText>
      </w:r>
      <w:r w:rsidR="00B1097F">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EN.CITE.DATA </w:instrText>
      </w:r>
      <w:r w:rsidR="00B1097F">
        <w:rPr>
          <w:highlight w:val="white"/>
        </w:rPr>
      </w:r>
      <w:r w:rsidR="00B1097F">
        <w:rPr>
          <w:highlight w:val="white"/>
        </w:rPr>
        <w:fldChar w:fldCharType="end"/>
      </w:r>
      <w:r w:rsidR="00245C5E">
        <w:rPr>
          <w:highlight w:val="white"/>
        </w:rPr>
        <w:fldChar w:fldCharType="separate"/>
      </w:r>
      <w:r w:rsidR="00B1097F">
        <w:rPr>
          <w:noProof/>
          <w:highlight w:val="white"/>
        </w:rPr>
        <w:t>(Marcy et al., 2020; Smissen &amp; Rowe, 2018)</w:t>
      </w:r>
      <w:r w:rsidR="00245C5E">
        <w:rPr>
          <w:highlight w:val="white"/>
        </w:rPr>
        <w:fldChar w:fldCharType="end"/>
      </w:r>
      <w:r>
        <w:rPr>
          <w:highlight w:val="white"/>
        </w:rPr>
        <w:t xml:space="preserve">. Values were divided in half to give values in millions of years since last common ancestor. The pairwise Procrustes distances – i.e. morphological distances – </w:t>
      </w:r>
      <w:ins w:id="48" w:author="Unknown Author" w:date="2023-11-01T15:04:00Z">
        <w:r>
          <w:rPr>
            <w:highlight w:val="white"/>
          </w:rPr>
          <w:t xml:space="preserve">were </w:t>
        </w:r>
      </w:ins>
      <w:r>
        <w:rPr>
          <w:highlight w:val="white"/>
        </w:rPr>
        <w:t xml:space="preserve">derived from the GPA of shapes. We then plotted every pairwise combination of the phylogenetic and morphological </w:t>
      </w:r>
      <w:r>
        <w:rPr>
          <w:highlight w:val="white"/>
        </w:rPr>
        <w:lastRenderedPageBreak/>
        <w:t xml:space="preserve">distances between two species in our dataset for both the full shape and shape residual datasets. </w:t>
      </w:r>
      <w:r>
        <w:t>We expect this to provide a broad estimate of morphological divergences with and without allometry, but there are two caveats to this method: 1) pseudoreplication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13263287" w14:textId="77777777" w:rsidR="008922AE" w:rsidRDefault="00000000">
      <w:pPr>
        <w:rPr>
          <w:b/>
        </w:rPr>
      </w:pPr>
      <w:bookmarkStart w:id="49" w:name="_heading=h.1t3h5sf"/>
      <w:bookmarkEnd w:id="49"/>
      <w:r>
        <w:br w:type="page"/>
      </w:r>
    </w:p>
    <w:p w14:paraId="3B6D2C3A" w14:textId="77777777" w:rsidR="008922AE" w:rsidRDefault="00000000">
      <w:pPr>
        <w:pStyle w:val="Heading2"/>
        <w:numPr>
          <w:ilvl w:val="1"/>
          <w:numId w:val="2"/>
        </w:numPr>
        <w:spacing w:line="480" w:lineRule="auto"/>
      </w:pPr>
      <w:sdt>
        <w:sdtPr>
          <w:id w:val="937610385"/>
        </w:sdtPr>
        <w:sdtContent>
          <w:bookmarkStart w:id="50" w:name="_heading=h.1t3h5sf1"/>
          <w:bookmarkEnd w:id="50"/>
        </w:sdtContent>
      </w:sdt>
      <w:r>
        <w:t>Results</w:t>
      </w:r>
    </w:p>
    <w:p w14:paraId="664675F9" w14:textId="77777777" w:rsidR="008922AE" w:rsidRDefault="00000000">
      <w:pPr>
        <w:pStyle w:val="Heading3"/>
        <w:numPr>
          <w:ilvl w:val="2"/>
          <w:numId w:val="2"/>
        </w:numPr>
        <w:spacing w:line="480" w:lineRule="auto"/>
      </w:pPr>
      <w:bookmarkStart w:id="51" w:name="_heading=h.4d34og8"/>
      <w:bookmarkEnd w:id="51"/>
      <w:r>
        <w:t>Principal component analyses</w:t>
      </w:r>
    </w:p>
    <w:p w14:paraId="3828C78B" w14:textId="0DBC9226" w:rsidR="008922AE" w:rsidRDefault="00000000">
      <w:pPr>
        <w:spacing w:line="480" w:lineRule="auto"/>
      </w:pPr>
      <w:r>
        <w:t xml:space="preserve">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w:t>
      </w:r>
      <w:del w:id="52" w:author="Vera Weisbecker" w:date="2023-11-20T16:40:00Z">
        <w:r w:rsidDel="00BA753C">
          <w:delText xml:space="preserve">captured </w:delText>
        </w:r>
      </w:del>
      <w:ins w:id="53" w:author="Vera Weisbecker" w:date="2023-11-20T16:40:00Z">
        <w:r w:rsidR="00BA753C">
          <w:t xml:space="preserve">explained </w:t>
        </w:r>
      </w:ins>
      <w:r>
        <w:t>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r>
        <w:rPr>
          <w:i/>
        </w:rPr>
        <w:t>Notomys</w:t>
      </w:r>
      <w:r>
        <w:t xml:space="preserve"> was not a main driver of residual shape variation: when </w:t>
      </w:r>
      <w:r>
        <w:rPr>
          <w:i/>
        </w:rPr>
        <w:t xml:space="preserve">Notomys </w:t>
      </w:r>
      <w:r>
        <w:t xml:space="preserve">was removed, the relative positioning of species and the shape variation associated with the first two PCs remain very similar (Fig. 1d vs. e). </w:t>
      </w:r>
    </w:p>
    <w:p w14:paraId="0F7C0387" w14:textId="77777777" w:rsidR="008922AE" w:rsidRDefault="008922AE">
      <w:pPr>
        <w:spacing w:line="480" w:lineRule="auto"/>
      </w:pPr>
    </w:p>
    <w:p w14:paraId="23A01854" w14:textId="6C48D7F9" w:rsidR="008922AE" w:rsidRDefault="00000000">
      <w:pPr>
        <w:spacing w:line="480" w:lineRule="auto"/>
      </w:pPr>
      <w:r>
        <w:t xml:space="preserve">The species distribution along the full shape PC2 resembles the pattern along the residual shape PC1 (Fig. 1a vs. f). Both axes show the carnivorous </w:t>
      </w:r>
      <w:r>
        <w:rPr>
          <w:i/>
          <w:iCs/>
        </w:rPr>
        <w:t xml:space="preserve">Xeromys myoides </w:t>
      </w:r>
      <w:r>
        <w:t xml:space="preserve">and </w:t>
      </w:r>
      <w:r>
        <w:rPr>
          <w:i/>
          <w:iCs/>
        </w:rPr>
        <w:t>Hydromys chrysogaster</w:t>
      </w:r>
      <w:r>
        <w:t xml:space="preserve"> at one extreme and a quadrupedal bounding species (the brush-tailed rabbit rat, </w:t>
      </w:r>
      <w:r>
        <w:rPr>
          <w:i/>
        </w:rPr>
        <w:t>Conilurus penicillatus</w:t>
      </w:r>
      <w:r>
        <w:t xml:space="preserve">) at the other. A correlation 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 that PC1 mostly captures </w:t>
      </w:r>
      <w:r>
        <w:lastRenderedPageBreak/>
        <w:t xml:space="preserve">allometric variation while the other PCs preserve other shape patterns. Nevertheless, the relationship between the full shape and shape residual axes is not </w:t>
      </w:r>
      <w:del w:id="54" w:author="Vera Weisbecker" w:date="2023-11-20T16:41:00Z">
        <w:r w:rsidDel="00BA753C">
          <w:delText xml:space="preserve">always </w:delText>
        </w:r>
      </w:del>
      <w:ins w:id="55" w:author="Vera Weisbecker" w:date="2023-11-20T16:41:00Z">
        <w:r w:rsidR="00BA753C">
          <w:t xml:space="preserve">such that </w:t>
        </w:r>
      </w:ins>
      <w:r>
        <w:t>PC</w:t>
      </w:r>
      <w:ins w:id="56" w:author="Vera Weisbecker" w:date="2023-11-20T16:41:00Z">
        <w:r w:rsidR="00BA753C">
          <w:rPr>
            <w:vertAlign w:val="subscript"/>
          </w:rPr>
          <w:t>residual</w:t>
        </w:r>
      </w:ins>
      <w:r>
        <w:t xml:space="preserve">(n) </w:t>
      </w:r>
      <w:del w:id="57" w:author="Vera Weisbecker" w:date="2023-11-20T16:41:00Z">
        <w:r w:rsidDel="00BA753C">
          <w:delText xml:space="preserve">to </w:delText>
        </w:r>
      </w:del>
      <w:ins w:id="58" w:author="Vera Weisbecker" w:date="2023-11-20T16:41:00Z">
        <w:r w:rsidR="00BA753C">
          <w:t xml:space="preserve">reflects </w:t>
        </w:r>
      </w:ins>
      <w:r>
        <w:t>PC</w:t>
      </w:r>
      <w:ins w:id="59" w:author="Vera Weisbecker" w:date="2023-11-20T16:41:00Z">
        <w:r w:rsidR="00BA753C">
          <w:rPr>
            <w:vertAlign w:val="subscript"/>
          </w:rPr>
          <w:t>full</w:t>
        </w:r>
      </w:ins>
      <w:ins w:id="60" w:author="Vera Weisbecker" w:date="2023-11-20T16:42:00Z">
        <w:r w:rsidR="00BA753C">
          <w:rPr>
            <w:vertAlign w:val="subscript"/>
          </w:rPr>
          <w:t xml:space="preserve"> </w:t>
        </w:r>
      </w:ins>
      <w:r>
        <w:t xml:space="preserve">(n-1). For example, the correlation between full shape PC3 and shape residual PC2 is 0.25. This supports our expectation of the ordinations summarising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746B888"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del w:id="61" w:author="Vera Weisbecker" w:date="2023-11-20T16:42:00Z">
        <w:r w:rsidDel="00BA753C">
          <w:delText xml:space="preserve"> </w:delText>
        </w:r>
      </w:del>
      <w:r w:rsidR="00BA753C">
        <w:t xml:space="preserve">distinguish </w:t>
      </w:r>
      <w:r>
        <w:t xml:space="preserve">other ecological specialists instead, such as the two semiaquatic carnivores along PC1 and the four hopping </w:t>
      </w:r>
      <w:r>
        <w:rPr>
          <w:i/>
        </w:rPr>
        <w:t>Notomys</w:t>
      </w:r>
      <w:r>
        <w:t xml:space="preserve"> species along PC2 (Fig. 1f). The PC2 maximum highlights the Australian murid most specialised for folivory, the broad-toothed rat (</w:t>
      </w:r>
      <w:r>
        <w:rPr>
          <w:i/>
        </w:rPr>
        <w:t>Mastacomys fuscus</w:t>
      </w:r>
      <w:r>
        <w:t xml:space="preserve">). All of the specialists along these extremes are in the </w:t>
      </w:r>
      <w:r>
        <w:rPr>
          <w:i/>
          <w:iCs/>
        </w:rPr>
        <w:t>Pseudomys</w:t>
      </w:r>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(sensu; Smissen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1b,f). The two carnivores and a specialist folivore (</w:t>
      </w:r>
      <w:r>
        <w:rPr>
          <w:i/>
        </w:rPr>
        <w:t>Mastacomys</w:t>
      </w:r>
      <w:r>
        <w:t xml:space="preserve">) plot above the line while </w:t>
      </w:r>
      <w:r>
        <w:rPr>
          <w:i/>
        </w:rPr>
        <w:t>Notomys</w:t>
      </w:r>
      <w:r>
        <w:t xml:space="preserve"> appears to have a lower y-intercept for their genus-wide evolutionary allometric trajectory compared to other </w:t>
      </w:r>
      <w:sdt>
        <w:sdtPr>
          <w:id w:val="566679368"/>
        </w:sdtPr>
        <w:sdtContent/>
      </w:sdt>
      <w:r>
        <w:t xml:space="preserve">murids.     </w:t>
      </w:r>
    </w:p>
    <w:p w14:paraId="110EE218" w14:textId="77777777" w:rsidR="008922AE" w:rsidRDefault="00000000">
      <w:pPr>
        <w:spacing w:line="480" w:lineRule="auto"/>
      </w:pPr>
      <w:r>
        <w:rPr>
          <w:noProof/>
        </w:rPr>
        <w:lastRenderedPageBreak/>
        <w:drawing>
          <wp:inline distT="0" distB="0" distL="0" distR="0" wp14:anchorId="32A5F566" wp14:editId="23C41DD4">
            <wp:extent cx="5943600" cy="591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4"/>
                    <a:stretch>
                      <a:fillRect/>
                    </a:stretch>
                  </pic:blipFill>
                  <pic:spPr bwMode="auto">
                    <a:xfrm>
                      <a:off x="0" y="0"/>
                      <a:ext cx="5943600" cy="5918200"/>
                    </a:xfrm>
                    <a:prstGeom prst="rect">
                      <a:avLst/>
                    </a:prstGeom>
                  </pic:spPr>
                </pic:pic>
              </a:graphicData>
            </a:graphic>
          </wp:inline>
        </w:drawing>
      </w:r>
      <w:bookmarkStart w:id="62" w:name="_heading=h.2s8eyo1"/>
    </w:p>
    <w:p w14:paraId="03047CE7" w14:textId="77777777" w:rsidR="008922AE" w:rsidRDefault="00000000">
      <w:pPr>
        <w:spacing w:after="200"/>
      </w:pPr>
      <w:sdt>
        <w:sdtPr>
          <w:id w:val="133243903"/>
        </w:sdtPr>
        <w:sdtContent>
          <w:bookmarkEnd w:id="62"/>
        </w:sdtContent>
      </w:sdt>
      <w:r>
        <w:rPr>
          <w:b/>
          <w:color w:val="000000"/>
        </w:rPr>
        <w:t xml:space="preserve">Figure 1: </w:t>
      </w:r>
      <w:r>
        <w:rPr>
          <w:bCs/>
          <w:color w:val="000000"/>
        </w:rPr>
        <w:t>D</w:t>
      </w:r>
      <w:r>
        <w:rPr>
          <w:bCs/>
        </w:rPr>
        <w:t>ifferences</w:t>
      </w:r>
      <w:r>
        <w:t xml:space="preserve"> between the hypothetical shapes captured between PC1 extremes.</w:t>
      </w:r>
      <w:r>
        <w:rPr>
          <w:b/>
        </w:rPr>
        <w:t xml:space="preserve"> </w:t>
      </w:r>
      <w:r>
        <w:t xml:space="preserve">a, plot of PC1 and PC2 for the full shape dataset and </w:t>
      </w:r>
      <w:r>
        <w:rPr>
          <w:bCs/>
        </w:rPr>
        <w:t>b</w:t>
      </w:r>
      <w:r>
        <w:rPr>
          <w:b/>
        </w:rPr>
        <w:t xml:space="preserve">, </w:t>
      </w:r>
      <w:r>
        <w:t xml:space="preserve">plot of log centroid size versus the projected regression score with a gray regression line indicating the common evolutionary trajectory; data from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but with point shapes by locomotion and colors by diet. </w:t>
      </w:r>
      <w:r>
        <w:rPr>
          <w:bCs/>
        </w:rPr>
        <w:t>c,</w:t>
      </w:r>
      <w:r>
        <w:rPr>
          <w:b/>
        </w:rPr>
        <w:t xml:space="preserve"> </w:t>
      </w:r>
      <w:del w:id="63" w:author="Unknown Author" w:date="2023-11-02T13:49:00Z">
        <w:r>
          <w:rPr>
            <w:b/>
          </w:rPr>
          <w:delText>part</w:delText>
        </w:r>
      </w:del>
      <w:ins w:id="64" w:author="Unknown Author" w:date="2023-11-02T13:49:00Z">
        <w:r>
          <w:t>same data</w:t>
        </w:r>
      </w:ins>
      <w:del w:id="65" w:author="Unknown Author" w:date="2023-11-02T13:49:00Z">
        <w:r>
          <w:delText xml:space="preserve"> a</w:delText>
        </w:r>
      </w:del>
      <w:r>
        <w:t xml:space="preserve"> with point colors by genera (</w:t>
      </w:r>
      <w:r>
        <w:rPr>
          <w:i/>
        </w:rPr>
        <w:t xml:space="preserve">Mastacomys </w:t>
      </w:r>
      <w:r>
        <w:t xml:space="preserve">is within genus </w:t>
      </w:r>
      <w:r>
        <w:rPr>
          <w:i/>
        </w:rPr>
        <w:t>Pseudomys</w:t>
      </w:r>
      <w:r>
        <w:t xml:space="preserve">). </w:t>
      </w:r>
      <w:r>
        <w:rPr>
          <w:bCs/>
        </w:rPr>
        <w:t>d,</w:t>
      </w:r>
      <w:r>
        <w:t xml:space="preserve"> ‘allometry-free’ shape residual dataset, </w:t>
      </w:r>
      <w:commentRangeStart w:id="66"/>
      <w:commentRangeStart w:id="67"/>
      <w:r>
        <w:rPr>
          <w:bCs/>
        </w:rPr>
        <w:t>e</w:t>
      </w:r>
      <w:commentRangeEnd w:id="66"/>
      <w:r>
        <w:commentReference w:id="66"/>
      </w:r>
      <w:commentRangeEnd w:id="67"/>
      <w:r w:rsidR="00002B33">
        <w:rPr>
          <w:rStyle w:val="CommentReference"/>
        </w:rPr>
        <w:commentReference w:id="67"/>
      </w:r>
      <w:r>
        <w:rPr>
          <w:b/>
        </w:rPr>
        <w:t>,</w:t>
      </w:r>
      <w:r>
        <w:t xml:space="preserve"> shape residual dataset without </w:t>
      </w:r>
      <w:r>
        <w:rPr>
          <w:i/>
        </w:rPr>
        <w:t>Notomys,</w:t>
      </w:r>
      <w:r>
        <w:t xml:space="preserve"> </w:t>
      </w:r>
      <w:r>
        <w:rPr>
          <w:bCs/>
        </w:rPr>
        <w:t>f,</w:t>
      </w:r>
      <w:r>
        <w:t xml:space="preserve"> </w:t>
      </w:r>
      <w:del w:id="68" w:author="Unknown Author" w:date="2023-11-02T13:50:00Z">
        <w:r>
          <w:delText>part</w:delText>
        </w:r>
      </w:del>
      <w:ins w:id="69" w:author="Unknown Author" w:date="2023-11-02T13:50:00Z">
        <w:r>
          <w:t>same as</w:t>
        </w:r>
      </w:ins>
      <w:r>
        <w:t xml:space="preserve"> d with point shapes by locomotion and colors by diet.</w:t>
      </w:r>
    </w:p>
    <w:p w14:paraId="5E3856A6" w14:textId="77777777" w:rsidR="008922AE" w:rsidRDefault="008922AE">
      <w:pPr>
        <w:spacing w:after="200"/>
      </w:pPr>
    </w:p>
    <w:p w14:paraId="32610902" w14:textId="77777777" w:rsidR="008922AE" w:rsidRDefault="008922AE">
      <w:pPr>
        <w:spacing w:after="200"/>
      </w:pP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70" w:name="_heading=h.17dp8vu"/>
      <w:bookmarkEnd w:id="70"/>
      <w:r>
        <w:lastRenderedPageBreak/>
        <w:t>Landmark heatmaps</w:t>
      </w:r>
    </w:p>
    <w:p w14:paraId="7AF17660" w14:textId="1106768F" w:rsidR="008922AE" w:rsidRDefault="00000000">
      <w:pPr>
        <w:spacing w:line="480" w:lineRule="auto"/>
      </w:pPr>
      <w:r>
        <w:t xml:space="preserve">As expected, </w:t>
      </w:r>
      <w:ins w:id="71" w:author="Matt Phillips" w:date="2023-11-07T22:55:00Z">
        <w:r w:rsidR="00261883">
          <w:t xml:space="preserve">a </w:t>
        </w:r>
      </w:ins>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72" w:name="_heading=h.3rdcrjn"/>
      <w:bookmarkEnd w:id="72"/>
      <w:r>
        <w:rPr>
          <w:b/>
          <w:color w:val="000000"/>
        </w:rPr>
        <w:t xml:space="preserve">Figure 2: </w:t>
      </w:r>
      <w:r>
        <w:rPr>
          <w:bCs/>
          <w:color w:val="000000"/>
        </w:rPr>
        <w:t xml:space="preserve">Landmark heatmaps </w:t>
      </w:r>
      <w:ins w:id="73" w:author="Matt Phillips" w:date="2023-11-07T22:56:00Z">
        <w:r w:rsidR="00564AD8">
          <w:rPr>
            <w:bCs/>
            <w:color w:val="000000"/>
          </w:rPr>
          <w:t xml:space="preserve">expressing </w:t>
        </w:r>
      </w:ins>
      <w:r>
        <w:rPr>
          <w:bCs/>
          <w:color w:val="000000"/>
        </w:rPr>
        <w:t>shape variation</w:t>
      </w:r>
      <w:r>
        <w:t>. Spheres show the mean position of landmarks for the column’s dataset, vectors show landmark displacement. Colors and lengths are calculated from relative proportions of the minimum/maximum vector lengths for each comparison, and are not equivalent across columns. a, shape differences between the shape fitted for the smallest Australian native (</w:t>
      </w:r>
      <w:r>
        <w:rPr>
          <w:i/>
          <w:iCs/>
        </w:rPr>
        <w:t>P. delicatulus)</w:t>
      </w:r>
      <w:r>
        <w:t xml:space="preserve"> to the largest species in the sample (</w:t>
      </w:r>
      <w:r>
        <w:rPr>
          <w:i/>
          <w:iCs/>
        </w:rPr>
        <w:t>U. caudimaculatus)</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r>
        <w:rPr>
          <w:i/>
          <w:iCs/>
        </w:rPr>
        <w:t>Notomys.</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w:t>
      </w:r>
      <w:r>
        <w:lastRenderedPageBreak/>
        <w:t xml:space="preserve">heatmaps with all species highlighted shape patterns resembling the allometric variation seen in the full shape PC1 even though this pattern is not allometric, i.e. not correlated with body size (correlation = 0.11). For example, the </w:t>
      </w:r>
      <w:r>
        <w:rPr>
          <w:i/>
        </w:rPr>
        <w:t>Notomys</w:t>
      </w:r>
      <w:r>
        <w:t xml:space="preserve"> species at PC1 minimum show enlarged braincases and auditory bullae, but not shortened rostra as expected under CREA (Fig. 2e). To test whether these shape patterns are an artifact driven by the four bipedal hopping </w:t>
      </w:r>
      <w:r>
        <w:rPr>
          <w:i/>
          <w:iCs/>
        </w:rPr>
        <w:t>Notomys</w:t>
      </w:r>
      <w:r>
        <w:t xml:space="preserve"> species, we removed these from the shape residual dataset and re-calculated the heatmaps. The 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74" w:name="_heading=h.26in1rg"/>
      <w:bookmarkStart w:id="75" w:name="_heading=h.uq2hteszg0yo"/>
      <w:bookmarkStart w:id="76" w:name="_heading=h.y6pg7i4p7m5p"/>
      <w:bookmarkEnd w:id="74"/>
      <w:bookmarkEnd w:id="75"/>
      <w:bookmarkEnd w:id="76"/>
    </w:p>
    <w:p w14:paraId="1F5B9904" w14:textId="77777777" w:rsidR="008922AE" w:rsidRDefault="00000000">
      <w:pPr>
        <w:pStyle w:val="Heading3"/>
        <w:numPr>
          <w:ilvl w:val="0"/>
          <w:numId w:val="0"/>
        </w:numPr>
        <w:spacing w:line="480" w:lineRule="auto"/>
        <w:ind w:firstLine="720"/>
      </w:pPr>
      <w:bookmarkStart w:id="77" w:name="_heading=h.lnxbz9"/>
      <w:bookmarkEnd w:id="77"/>
      <w:r>
        <w:t>Modularity and integration</w:t>
      </w:r>
    </w:p>
    <w:p w14:paraId="1809E441" w14:textId="77777777" w:rsidR="008922AE" w:rsidRDefault="00000000">
      <w:pPr>
        <w:spacing w:line="480" w:lineRule="auto"/>
      </w:pPr>
      <w:r>
        <w:t>As expected, the full dataset had higher levels of integration (high PLS correlation coefficient) and lower modularity (CR coefficient closer to 1) than the shape residual dataset (Fig. 3). This confirms that size variation relates to an integrated response of modules across the whole cranium. As we also predicted, size-independent patterns of shape evolution exist in parallel with the size variation, with greater independence of the cranial modules suggested by the lower r-</w:t>
      </w:r>
      <w:del w:id="78" w:author="Unknown Author" w:date="2023-11-02T13:56:00Z">
        <w:r>
          <w:delText>pls</w:delText>
        </w:r>
      </w:del>
      <w:ins w:id="79" w:author="Unknown Author" w:date="2023-11-02T13:56:00Z">
        <w:r>
          <w:t>PLS</w:t>
        </w:r>
      </w:ins>
      <w:r>
        <w:t xml:space="preserve"> and C</w:t>
      </w:r>
      <w:del w:id="80" w:author="Unknown Author" w:date="2023-11-02T13:56:00Z">
        <w:r>
          <w:delText>r</w:delText>
        </w:r>
      </w:del>
      <w:ins w:id="81" w:author="Unknown Author" w:date="2023-11-02T13:56:00Z">
        <w:r>
          <w:t>R</w:t>
        </w:r>
      </w:ins>
      <w:r>
        <w:t xml:space="preserve"> coefficients of the shape residual dataset. 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The r statistics for the full shape dataset were all above 0.51 (Table 1, upper triangle), indicating medium-to-strong positive shape variation relationships between all modules. The molar module consistently had the lowest r statistics (r = 0.51-0.63) indicating that </w:t>
      </w:r>
      <w:r>
        <w:lastRenderedPageBreak/>
        <w:t>it is the most independent from the other modules. However, this could also be because this module has the fewest landmarks (n = 19).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6"/>
                    <a:stretch>
                      <a:fillRect/>
                    </a:stretch>
                  </pic:blipFill>
                  <pic:spPr bwMode="auto">
                    <a:xfrm>
                      <a:off x="0" y="0"/>
                      <a:ext cx="5943600" cy="5956300"/>
                    </a:xfrm>
                    <a:prstGeom prst="rect">
                      <a:avLst/>
                    </a:prstGeom>
                  </pic:spPr>
                </pic:pic>
              </a:graphicData>
            </a:graphic>
          </wp:anchor>
        </w:drawing>
      </w:r>
      <w:r>
        <w:t xml:space="preserve"> </w:t>
      </w:r>
    </w:p>
    <w:p w14:paraId="127C795B" w14:textId="568E31DC" w:rsidR="008922AE" w:rsidRDefault="00000000">
      <w:pPr>
        <w:spacing w:after="200"/>
      </w:pPr>
      <w:bookmarkStart w:id="82" w:name="_heading=h.35nkun2"/>
      <w:bookmarkEnd w:id="82"/>
      <w:r>
        <w:rPr>
          <w:b/>
          <w:color w:val="000000"/>
        </w:rPr>
        <w:t xml:space="preserve">Figure 3: </w:t>
      </w:r>
      <w:r>
        <w:rPr>
          <w:bCs/>
          <w:color w:val="000000"/>
        </w:rPr>
        <w:t>Modularity tests using the CR coefficient.</w:t>
      </w:r>
      <w:r>
        <w:rPr>
          <w:b/>
        </w:rPr>
        <w:t xml:space="preserve"> a </w:t>
      </w:r>
      <w:commentRangeStart w:id="83"/>
      <w:commentRangeStart w:id="84"/>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w:t>
      </w:r>
      <w:commentRangeEnd w:id="83"/>
      <w:r w:rsidR="00564AD8">
        <w:rPr>
          <w:rStyle w:val="CommentReference"/>
        </w:rPr>
        <w:commentReference w:id="83"/>
      </w:r>
      <w:commentRangeEnd w:id="84"/>
      <w:r w:rsidR="00381040">
        <w:rPr>
          <w:rStyle w:val="CommentReference"/>
        </w:rPr>
        <w:commentReference w:id="84"/>
      </w:r>
      <w:r>
        <w:t xml:space="preserve"> Results from the </w:t>
      </w:r>
      <w:del w:id="85" w:author="Matt Phillips" w:date="2023-11-07T23:04:00Z">
        <w:r w:rsidDel="00564AD8">
          <w:delText xml:space="preserve">b,d </w:delText>
        </w:r>
      </w:del>
      <w:r>
        <w:t>full shape</w:t>
      </w:r>
      <w:ins w:id="86" w:author="Matt Phillips" w:date="2023-11-07T23:04:00Z">
        <w:r w:rsidR="00564AD8">
          <w:t xml:space="preserve"> (b,d)</w:t>
        </w:r>
      </w:ins>
      <w:r>
        <w:t xml:space="preserve"> and </w:t>
      </w:r>
      <w:del w:id="87" w:author="Matt Phillips" w:date="2023-11-07T23:04:00Z">
        <w:r w:rsidDel="00564AD8">
          <w:delText xml:space="preserve">c,e </w:delText>
        </w:r>
      </w:del>
      <w:r>
        <w:t xml:space="preserve">shape residual </w:t>
      </w:r>
      <w:ins w:id="88" w:author="Matt Phillips" w:date="2023-11-07T23:05:00Z">
        <w:r w:rsidR="00564AD8">
          <w:t xml:space="preserve">(c,e) </w:t>
        </w:r>
      </w:ins>
      <w:r>
        <w:t>datasets. Black curves are the density distribution of</w:t>
      </w:r>
      <w:ins w:id="89" w:author="Vera Weisbecker" w:date="2023-11-20T16:50:00Z">
        <w:r w:rsidR="00381040">
          <w:t xml:space="preserve"> coefficients from</w:t>
        </w:r>
      </w:ins>
      <w:r>
        <w:t xml:space="preserve"> 1,000</w:t>
      </w:r>
      <w:ins w:id="90" w:author="Vera Weisbecker" w:date="2023-11-20T16:50:00Z">
        <w:r w:rsidR="00381040">
          <w:t xml:space="preserve"> randomly drawn modules</w:t>
        </w:r>
      </w:ins>
      <w:del w:id="91" w:author="Vera Weisbecker" w:date="2023-11-20T16:50:00Z">
        <w:r w:rsidDel="00381040">
          <w:delText xml:space="preserve"> permutations</w:delText>
        </w:r>
      </w:del>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7AC8356" w:rsidR="008922AE" w:rsidRDefault="00000000">
      <w:pPr>
        <w:spacing w:after="200"/>
        <w:rPr>
          <w:b/>
          <w:bCs/>
        </w:rPr>
      </w:pPr>
      <w:bookmarkStart w:id="92" w:name="_heading=h.1ksv4uv"/>
      <w:bookmarkEnd w:id="92"/>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del w:id="93" w:author="Vera Weisbecker" w:date="2023-11-20T16:51:00Z">
        <w:r w:rsidDel="00381040">
          <w:delText xml:space="preserve">lower </w:delText>
        </w:r>
      </w:del>
      <w:ins w:id="94" w:author="Vera Weisbecker" w:date="2023-11-20T16:51:00Z">
        <w:r w:rsidR="00381040">
          <w:t xml:space="preserve">residual </w:t>
        </w:r>
      </w:ins>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r>
              <w:rPr>
                <w:color w:val="000000"/>
              </w:rPr>
              <w:t>Basicran.</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(B</w:t>
      </w:r>
      <w:r>
        <w:rPr>
          <w:vertAlign w:val="subscript"/>
        </w:rPr>
        <w:t>eval_full</w:t>
      </w:r>
      <w:r>
        <w:t xml:space="preserve"> = -1.64; B</w:t>
      </w:r>
      <w:r>
        <w:rPr>
          <w:vertAlign w:val="subscript"/>
        </w:rPr>
        <w:t>eval_residual</w:t>
      </w:r>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95" w:name="_heading=h.44sinio"/>
      <w:bookmarkEnd w:id="95"/>
      <w:r>
        <w:t>Phylo-morphological distance</w:t>
      </w:r>
    </w:p>
    <w:p w14:paraId="65CC6035" w14:textId="0B7327AF" w:rsidR="008922AE" w:rsidRDefault="00000000">
      <w:pPr>
        <w:spacing w:line="480" w:lineRule="auto"/>
      </w:pPr>
      <w:r>
        <w:t xml:space="preserve">Our phylo-morphological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B1097F">
        <w:instrText xml:space="preserve"> ADDIN EN.CITE &lt;EndNote&gt;&lt;Cite&gt;&lt;Author&gt;Voje&lt;/Author&gt;&lt;Year&gt;2014&lt;/Year&gt;&lt;RecNum&gt;37&lt;/RecNum&gt;&lt;DisplayText&gt;(Voje, Hansen, Egset, Bolstad, &amp;amp; Pélabon, 2014)&lt;/DisplayText&gt;&lt;record&gt;&lt;rec-number&gt;37&lt;/rec-number&gt;&lt;foreign-keys&gt;&lt;key app="EN" db-id="x99veed5wrp02read9c5awr0x2v9vvapx290" timestamp="1697174966"&gt;37&lt;/key&gt;&lt;/foreign-keys&gt;&lt;ref-type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xml:space="preserve">. As expected, all of the points closest to the origin (i.e.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U. caudimaculatus</w:t>
      </w:r>
      <w:r>
        <w:t xml:space="preserve"> and the black-footed tree rat </w:t>
      </w:r>
      <w:r>
        <w:rPr>
          <w:i/>
        </w:rPr>
        <w:t>Mesembriomys gouldii</w:t>
      </w:r>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However, as noted in the methods, these results are subject to pseudoreplication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r>
        <w:rPr>
          <w:i/>
        </w:rPr>
        <w:t>Notomys</w:t>
      </w:r>
      <w:r>
        <w:t xml:space="preserve"> species and close relatives in </w:t>
      </w:r>
      <w:r>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7"/>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96" w:name="_heading=h.2jxsxqh"/>
      <w:bookmarkEnd w:id="96"/>
      <w:commentRangeStart w:id="97"/>
      <w:commentRangeStart w:id="98"/>
      <w:r>
        <w:rPr>
          <w:b/>
          <w:color w:val="000000"/>
        </w:rPr>
        <w:t>Figure</w:t>
      </w:r>
      <w:commentRangeEnd w:id="97"/>
      <w:r>
        <w:commentReference w:id="97"/>
      </w:r>
      <w:commentRangeEnd w:id="98"/>
      <w:r w:rsidR="00076B55">
        <w:rPr>
          <w:rStyle w:val="CommentReference"/>
        </w:rPr>
        <w:commentReference w:id="98"/>
      </w:r>
      <w:r>
        <w:rPr>
          <w:b/>
          <w:color w:val="000000"/>
        </w:rPr>
        <w:t xml:space="preserve"> 5: </w:t>
      </w:r>
      <w:r>
        <w:rPr>
          <w:bCs/>
          <w:color w:val="000000"/>
        </w:rPr>
        <w:t>Phylo-morphological distance plots.</w:t>
      </w:r>
      <w:bookmarkStart w:id="99" w:name="_heading=h.z337ya"/>
      <w:bookmarkEnd w:id="99"/>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34CCF86A" w14:textId="6A97ECD3" w:rsidR="008922AE" w:rsidRDefault="00000000">
      <w:pPr>
        <w:spacing w:line="480" w:lineRule="auto"/>
      </w:pPr>
      <w:r>
        <w:t xml:space="preserve">In this study, we characterised the evolution of cranial shape beyond allometric patterns in a highly allometric clade of Australian murine rodents to understand the degree to which the facial gracilization that is part of the CREA pattern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B1097F">
        <w:instrText xml:space="preserve"> ADDIN EN.CITE &lt;EndNote&gt;&lt;Cite&gt;&lt;Author&gt;Smaers&lt;/Author&gt;&lt;Year&gt;2021&lt;/Year&gt;&lt;RecNum&gt;40&lt;/RecNum&gt;&lt;DisplayText&gt;(Smaers et al., 2021)&lt;/DisplayText&gt;&lt;record&gt;&lt;rec-number&gt;40&lt;/rec-number&gt;&lt;foreign-keys&gt;&lt;key app="EN" db-id="x99veed5wrp02read9c5awr0x2v9vvapx290" timestamp="1697174966"&gt;40&lt;/key&gt;&lt;/foreign-keys&gt;&lt;ref-type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B1097F">
        <w:instrText xml:space="preserve"> ADDIN EN.CITE &lt;EndNote&gt;&lt;Cite&gt;&lt;Author&gt;Weisbecker&lt;/Author&gt;&lt;Year&gt;2021&lt;/Year&gt;&lt;RecNum&gt;41&lt;/RecNum&gt;&lt;DisplayText&gt;(Weisbecker et al., 2021)&lt;/DisplayText&gt;&lt;record&gt;&lt;rec-number&gt;41&lt;/rec-number&gt;&lt;foreign-keys&gt;&lt;key app="EN" db-id="x99veed5wrp02read9c5awr0x2v9vvapx290" timestamp="1697174966"&gt;41&lt;/key&gt;&lt;/foreign-keys&gt;&lt;ref-type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0AB6D40A"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UmVjTnVtPjQyPC9SZWNOdW0+PERpc3BsYXlUZXh0PihNYXJyb2lnICZhbXA7IENoZXZlcnVkLCAy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PC9mdWxsLXRpdGxlPjwvcGVyaW9kaWNhbD48cGFnZXM+MjAxODA4NDU8L3BhZ2VzPjx2b2x1bWU+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</w:fldData>
        </w:fldChar>
      </w:r>
      <w:r w:rsidR="00B1097F">
        <w:instrText xml:space="preserve"> ADDIN EN.CITE </w:instrText>
      </w:r>
      <w:r w:rsidR="00B1097F">
        <w:fldChar w:fldCharType="begin">
          <w:fldData xml:space="preserve">PEVuZE5vdGU+PENpdGU+PEF1dGhvcj5NYXJyb2lnPC9BdXRob3I+PFllYXI+MjAwNTwvWWVhcj48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PC9mdWxsLXRpdGxlPjwvcGVyaW9kaWNhbD48cGFnZXM+MjAxODA4NDU8L3BhZ2VzPjx2b2x1bWU+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</w:fldData>
        </w:fldChar>
      </w:r>
      <w:r w:rsidR="00B1097F">
        <w:instrText xml:space="preserve"> ADDIN EN.CITE.DATA </w:instrText>
      </w:r>
      <w:r w:rsidR="00B1097F">
        <w:fldChar w:fldCharType="end"/>
      </w:r>
      <w:r w:rsidR="00245C5E">
        <w:fldChar w:fldCharType="separate"/>
      </w:r>
      <w:r w:rsidR="00B1097F">
        <w:rPr>
          <w:noProof/>
        </w:rPr>
        <w:t>(Marroig &amp; Cheverud, 2005; Mitchell, Sherratt, Ledogar, &amp; Wroe, 2018; Mitchell et al., in Press; Singleton, 2005; Weisbecker et al., 2019)</w:t>
      </w:r>
      <w:r w:rsidR="00245C5E">
        <w:fldChar w:fldCharType="end"/>
      </w:r>
      <w:r>
        <w:t xml:space="preserve">. This is probably particularly true for rodents, where high levels </w:t>
      </w:r>
      <w:r>
        <w:lastRenderedPageBreak/>
        <w:t>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dW0+NDU8L1JlY051bT48RGlzcGxheVRleHQ+KENveCBldCBhbC4sIDIwMTI7IERydXppbnNreSwg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bnVtYmVyPjQ1PC9yZWMtbnVtYmVyPjxmb3JlaWduLWtleXM+PGtleSBhcHA9IkVOIiBkYi1pZD0i
eDk5dmVlZDV3cnAwMnJlYWQ5YzVhd3IweDJ2OXZ2YXB4MjkwIiB0aW1lc3RhbXA9IjE2OTcxNzQ5
NjYiPjQ1PC9rZXk+PC9mb3JlaWduLWtleXM+PHJlZi10eXBlIG5hbWU9IkpvdXJuYWwgQXJ0aWNs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bm90PC9BdXRob3I+PFllYXI+MjAxODwvWWVhcj48UmVjTnVtPjQ3PC9SZWNOdW0+PHJlY29yZD48
cmVjLW51bWJlcj40NzwvcmVjLW51bWJlcj48Zm9yZWlnbi1rZXlzPjxrZXkgYXBwPSJFTiIgZGIt
aWQ9Ing5OXZlZWQ1d3JwMDJyZWFkOWM1YXdyMHgydjl2dmFweDI5MCIgdGltZXN0YW1wPSIxNjk3
MTc0OTY2Ij40Nzwva2V5PjwvZm9yZWlnbi1rZXlzPjxyZWYtdHlwZSBuYW1lPSJKb3VybmFsIEFy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Y051bT40NDwvUmVjTnVtPjxyZWNvcmQ+PHJlYy1udW1iZXI+NDQ8L3JlYy1udW1iZXI+PGZvcmVp
Z24ta2V5cz48a2V5IGFwcD0iRU4iIGRiLWlkPSJ4OTl2ZWVkNXdycDAycmVhZDljNWF3cjB4MnY5
dnZhcHgyOTAiIHRpbWVzdGFtcD0iMTY5NzE3NDk2NiI+NDQ8L2tleT48L2ZvcmVpZ24ta2V5cz48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PFJlY051bT42PC9SZWNOdW0+PHJlY29yZD48cmVjLW51bWJlcj42PC9yZWMtbnVtYmVyPjxmb3Jl
aWduLWtleXM+PGtleSBhcHA9IkVOIiBkYi1pZD0ieDk5dmVlZDV3cnAwMnJlYWQ5YzVhd3IweDJ2
OXZ2YXB4MjkwIiB0aW1lc3RhbXA9IjE2OTcxNzQ5NjUiPjY8L2tleT48L2ZvcmVpZ24ta2V5cz48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bWJlcj40NjwvcmVjLW51bWJlcj48Zm9yZWlnbi1rZXlzPjxrZXkgYXBwPSJFTiIgZGItaWQ9Ing5
OXZlZWQ1d3JwMDJyZWFkOWM1YXdyMHgydjl2dmFweDI5MCIgdGltZXN0YW1wPSIxNjk3MTc0OTY2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B1097F">
        <w:instrText xml:space="preserve"> ADDIN EN.CITE </w:instrText>
      </w:r>
      <w:r w:rsidR="00B1097F">
        <w:fldChar w:fldCharType="begin">
          <w:fldData xml:space="preserve">PEVuZE5vdGU+PENpdGU+PEF1dGhvcj5Db3g8L0F1dGhvcj48WWVhcj4yMDEyPC9ZZWFyPjxSZWNO
dW0+NDU8L1JlY051bT48RGlzcGxheVRleHQ+KENveCBldCBhbC4sIDIwMTI7IERydXppbnNreSwg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bnVtYmVyPjQ1PC9yZWMtbnVtYmVyPjxmb3JlaWduLWtleXM+PGtleSBhcHA9IkVOIiBkYi1pZD0i
eDk5dmVlZDV3cnAwMnJlYWQ5YzVhd3IweDJ2OXZ2YXB4MjkwIiB0aW1lc3RhbXA9IjE2OTcxNzQ5
NjYiPjQ1PC9rZXk+PC9mb3JlaWduLWtleXM+PHJlZi10eXBlIG5hbWU9IkpvdXJuYWwgQXJ0aWNs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bm90PC9BdXRob3I+PFllYXI+MjAxODwvWWVhcj48UmVjTnVtPjQ3PC9SZWNOdW0+PHJlY29yZD48
cmVjLW51bWJlcj40NzwvcmVjLW51bWJlcj48Zm9yZWlnbi1rZXlzPjxrZXkgYXBwPSJFTiIgZGIt
aWQ9Ing5OXZlZWQ1d3JwMDJyZWFkOWM1YXdyMHgydjl2dmFweDI5MCIgdGltZXN0YW1wPSIxNjk3
MTc0OTY2Ij40Nzwva2V5PjwvZm9yZWlnbi1rZXlzPjxyZWYtdHlwZSBuYW1lPSJKb3VybmFsIEFy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Y051bT40NDwvUmVjTnVtPjxyZWNvcmQ+PHJlYy1udW1iZXI+NDQ8L3JlYy1udW1iZXI+PGZvcmVp
Z24ta2V5cz48a2V5IGFwcD0iRU4iIGRiLWlkPSJ4OTl2ZWVkNXdycDAycmVhZDljNWF3cjB4MnY5
dnZhcHgyOTAiIHRpbWVzdGFtcD0iMTY5NzE3NDk2NiI+NDQ8L2tleT48L2ZvcmVpZ24ta2V5cz48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PFJlY051bT42PC9SZWNOdW0+PHJlY29yZD48cmVjLW51bWJlcj42PC9yZWMtbnVtYmVyPjxmb3Jl
aWduLWtleXM+PGtleSBhcHA9IkVOIiBkYi1pZD0ieDk5dmVlZDV3cnAwMnJlYWQ5YzVhd3IweDJ2
OXZ2YXB4MjkwIiB0aW1lc3RhbXA9IjE2OTcxNzQ5NjUiPjY8L2tleT48L2ZvcmVpZ24ta2V5cz48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bWJlcj40NjwvcmVjLW51bWJlcj48Zm9yZWlnbi1rZXlzPjxrZXkgYXBwPSJFTiIgZGItaWQ9Ing5
OXZlZWQ1d3JwMDJyZWFkOWM1YXdyMHgydjl2dmFweDI5MCIgdGltZXN0YW1wPSIxNjk3MTc0OTY2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B1097F">
        <w:instrText xml:space="preserve"> ADDIN EN.CITE.DATA </w:instrText>
      </w:r>
      <w:r w:rsidR="00B1097F">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specialised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B1097F">
        <w:instrText xml:space="preserve"> ADDIN EN.CITE &lt;EndNote&gt;&lt;Cite&gt;&lt;Author&gt;Samuels&lt;/Author&gt;&lt;Year&gt;2009&lt;/Year&gt;&lt;RecNum&gt;48&lt;/RecNum&gt;&lt;DisplayText&gt;(Samuels, 2009)&lt;/DisplayText&gt;&lt;record&gt;&lt;rec-number&gt;48&lt;/rec-number&gt;&lt;foreign-keys&gt;&lt;key app="EN" db-id="x99veed5wrp02read9c5awr0x2v9vvapx290" timestamp="1697174966"&gt;48&lt;/key&gt;&lt;/foreign-keys&gt;&lt;ref-type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71A10806" w:rsidR="008922AE" w:rsidRDefault="00000000">
      <w:pPr>
        <w:spacing w:line="480" w:lineRule="auto"/>
      </w:pPr>
      <w:r>
        <w:tab/>
        <w:t>Under the assumptions of</w:t>
      </w:r>
      <w:r w:rsidR="00245C5E">
        <w:t xml:space="preserve"> Mitchell et al’s </w:t>
      </w:r>
      <w:r w:rsidR="00245C5E">
        <w:fldChar w:fldCharType="begin"/>
      </w:r>
      <w:r w:rsidR="00245C5E">
        <w:instrText xml:space="preserve"> ADDIN EN.CITE &lt;EndNote&gt;&lt;Cite ExcludeAuth="1"&gt;&lt;Author&gt;Mitchell&lt;/Author&gt;&lt;Year&gt;in Press&lt;/Year&gt;&lt;RecNum&gt;5&lt;/RecNum&gt;&lt;DisplayText&gt;(in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245C5E">
        <w:fldChar w:fldCharType="separate"/>
      </w:r>
      <w:r w:rsidR="00245C5E">
        <w:rPr>
          <w:noProof/>
        </w:rPr>
        <w:t>(in Press)</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PFJlY051bT41MDwvUmVjTnVtPjxEaXNwbGF5VGV4dD4oSGVubmVrYW0gZXQgYWwuLCAyMDIwOyBX
aWxsaWFtcywgUGVpZmZlciwgJmFtcDsgRm9yZCwgMjAwOSk8L0Rpc3BsYXlUZXh0PjxyZWNvcmQ+
PHJlYy1udW1iZXI+NTA8L3JlYy1udW1iZXI+PGZvcmVpZ24ta2V5cz48a2V5IGFwcD0iRU4iIGRi
LWlkPSJ4OTl2ZWVkNXdycDAycmVhZDljNWF3cjB4MnY5dnZhcHgyOTAiIHRpbWVzdGFtcD0iMTY5
NzE3NDk2NiI+NTA8L2tleT48L2ZvcmVpZ24ta2V5cz48cmVmLXR5cGUgbmFtZT0iSm91cm5hbCBB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B1097F">
        <w:instrText xml:space="preserve"> ADDIN EN.CITE </w:instrText>
      </w:r>
      <w:r w:rsidR="00B1097F">
        <w:fldChar w:fldCharType="begin">
          <w:fldData xml:space="preserve">PEVuZE5vdGU+PENpdGU+PEF1dGhvcj5IZW5uZWthbTwvQXV0aG9yPjxZZWFyPjIwMjA8L1llYXI+
PFJlY051bT41MDwvUmVjTnVtPjxEaXNwbGF5VGV4dD4oSGVubmVrYW0gZXQgYWwuLCAyMDIwOyBX
aWxsaWFtcywgUGVpZmZlciwgJmFtcDsgRm9yZCwgMjAwOSk8L0Rpc3BsYXlUZXh0PjxyZWNvcmQ+
PHJlYy1udW1iZXI+NTA8L3JlYy1udW1iZXI+PGZvcmVpZ24ta2V5cz48a2V5IGFwcD0iRU4iIGRi
LWlkPSJ4OTl2ZWVkNXdycDAycmVhZDljNWF3cjB4MnY5dnZhcHgyOTAiIHRpbWVzdGFtcD0iMTY5
NzE3NDk2NiI+NTA8L2tleT48L2ZvcmVpZ24ta2V5cz48cmVmLXR5cGUgbmFtZT0iSm91cm5hbCBB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B1097F">
        <w:instrText xml:space="preserve"> ADDIN EN.CITE.DATA </w:instrText>
      </w:r>
      <w:r w:rsidR="00B1097F">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cj48UmVjTnVtPjU0PC9SZWNOdW0+PERpc3BsYXlUZXh0PihGaWd1ZWlyaWRvLCBUc2VuZywgU2Vy
cmFuby1BbGFyY8OzbiwgTWFydMOtbi1TZXJyYSwgJmFtcDsgUGFzdG9yLCAyMDE0OyBNaXRjaGVs
bCwgMjAxOTsgU3RyYWl0IGV0IGFsLiwgMjAwOTsgVmFuIFZhbGtlbmJ1cmdoLCAxOTg5KTwvRGlz
cGxheVRleHQ+PHJlY29yZD48cmVjLW51bWJlcj41NDwvcmVjLW51bWJlcj48Zm9yZWlnbi1rZXlz
PjxrZXkgYXBwPSJFTiIgZGItaWQ9Ing5OXZlZWQ1d3JwMDJyZWFkOWM1YXdyMHgydjl2dmFweDI5
MCIgdGltZXN0YW1wPSIxNjk3MTc0OTY2Ij41NDwva2V5PjwvZm9yZWlnbi1rZXlzPjxyZWYtdHlw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aXRlPjxBdXRob3I+TWl0Y2hlbGw8L0F1dGhvcj48WWVhcj4yMDE5PC9ZZWFyPjxSZWNOdW0+NTI8
L1JlY051bT48cmVjb3JkPjxyZWMtbnVtYmVyPjUyPC9yZWMtbnVtYmVyPjxmb3JlaWduLWtleXM+
PGtleSBhcHA9IkVOIiBkYi1pZD0ieDk5dmVlZDV3cnAwMnJlYWQ5YzVhd3IweDJ2OXZ2YXB4Mjkw
IiB0aW1lc3RhbXA9IjE2OTcxNzQ5NjYiPjUyPC9rZXk+PC9mb3JlaWduLWtleXM+PHJlZi10eXBl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TnVtPjUzPC9SZWNOdW0+PHJlY29yZD48cmVjLW51bWJlcj41MzwvcmVjLW51bWJlcj48Zm9yZWln
bi1rZXlzPjxrZXkgYXBwPSJFTiIgZGItaWQ9Ing5OXZlZWQ1d3JwMDJyZWFkOWM1YXdyMHgydjl2
dmFweDI5MCIgdGltZXN0YW1wPSIxNjk3MTc0OTY2Ij41Mzwva2V5PjwvZm9yZWlnbi1rZXlzPjxy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cj48UmVjTnVtPjUxPC9SZWNOdW0+PHJlY29yZD48cmVjLW51bWJlcj41MTwvcmVjLW51bWJlcj48
Zm9yZWlnbi1rZXlzPjxrZXkgYXBwPSJFTiIgZGItaWQ9Ing5OXZlZWQ1d3JwMDJyZWFkOWM1YXdy
MHgydjl2dmFweDI5MCIgdGltZXN0YW1wPSIxNjk3MTc0OTY2Ij41MTwva2V5PjwvZm9yZWlnbi1r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B1097F">
        <w:instrText xml:space="preserve"> ADDIN EN.CITE </w:instrText>
      </w:r>
      <w:r w:rsidR="00B1097F">
        <w:fldChar w:fldCharType="begin">
          <w:fldData xml:space="preserve">PEVuZE5vdGU+PENpdGU+PEF1dGhvcj5GaWd1ZWlyaWRvPC9BdXRob3I+PFllYXI+MjAxNDwvWWVh
cj48UmVjTnVtPjU0PC9SZWNOdW0+PERpc3BsYXlUZXh0PihGaWd1ZWlyaWRvLCBUc2VuZywgU2Vy
cmFuby1BbGFyY8OzbiwgTWFydMOtbi1TZXJyYSwgJmFtcDsgUGFzdG9yLCAyMDE0OyBNaXRjaGVs
bCwgMjAxOTsgU3RyYWl0IGV0IGFsLiwgMjAwOTsgVmFuIFZhbGtlbmJ1cmdoLCAxOTg5KTwvRGlz
cGxheVRleHQ+PHJlY29yZD48cmVjLW51bWJlcj41NDwvcmVjLW51bWJlcj48Zm9yZWlnbi1rZXlz
PjxrZXkgYXBwPSJFTiIgZGItaWQ9Ing5OXZlZWQ1d3JwMDJyZWFkOWM1YXdyMHgydjl2dmFweDI5
MCIgdGltZXN0YW1wPSIxNjk3MTc0OTY2Ij41NDwva2V5PjwvZm9yZWlnbi1rZXlzPjxyZWYtdHlw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aXRlPjxBdXRob3I+TWl0Y2hlbGw8L0F1dGhvcj48WWVhcj4yMDE5PC9ZZWFyPjxSZWNOdW0+NTI8
L1JlY051bT48cmVjb3JkPjxyZWMtbnVtYmVyPjUyPC9yZWMtbnVtYmVyPjxmb3JlaWduLWtleXM+
PGtleSBhcHA9IkVOIiBkYi1pZD0ieDk5dmVlZDV3cnAwMnJlYWQ5YzVhd3IweDJ2OXZ2YXB4Mjkw
IiB0aW1lc3RhbXA9IjE2OTcxNzQ5NjYiPjUyPC9rZXk+PC9mb3JlaWduLWtleXM+PHJlZi10eXBl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TnVtPjUzPC9SZWNOdW0+PHJlY29yZD48cmVjLW51bWJlcj41MzwvcmVjLW51bWJlcj48Zm9yZWln
bi1rZXlzPjxrZXkgYXBwPSJFTiIgZGItaWQ9Ing5OXZlZWQ1d3JwMDJyZWFkOWM1YXdyMHgydjl2
dmFweDI5MCIgdGltZXN0YW1wPSIxNjk3MTc0OTY2Ij41Mzwva2V5PjwvZm9yZWlnbi1rZXlzPjxy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cj48UmVjTnVtPjUxPC9SZWNOdW0+PHJlY29yZD48cmVjLW51bWJlcj41MTwvcmVjLW51bWJlcj48
Zm9yZWlnbi1rZXlzPjxrZXkgYXBwPSJFTiIgZGItaWQ9Ing5OXZlZWQ1d3JwMDJyZWFkOWM1YXdy
MHgydjl2dmFweDI5MCIgdGltZXN0YW1wPSIxNjk3MTc0OTY2Ij41MTwva2V5PjwvZm9yZWlnbi1r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B1097F">
        <w:instrText xml:space="preserve"> ADDIN EN.CITE.DATA </w:instrText>
      </w:r>
      <w:r w:rsidR="00B1097F">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del w:id="100" w:author="Vera Weisbecker" w:date="2023-11-20T17:00:00Z">
        <w:r w:rsidDel="00076B55">
          <w:delText xml:space="preserve">desert </w:delText>
        </w:r>
      </w:del>
      <w:ins w:id="101" w:author="Vera Weisbecker" w:date="2023-11-20T17:00:00Z">
        <w:r w:rsidR="00076B55">
          <w:t>hard seeds</w:t>
        </w:r>
      </w:ins>
      <w:del w:id="102" w:author="Vera Weisbecker" w:date="2023-11-20T17:00:00Z">
        <w:r w:rsidDel="00076B55">
          <w:delText>seeds</w:delText>
        </w:r>
      </w:del>
      <w:r>
        <w:t xml:space="preserve"> and insects by the </w:t>
      </w:r>
      <w:ins w:id="103" w:author="Vera Weisbecker" w:date="2023-11-20T17:00:00Z">
        <w:r w:rsidR="00076B55">
          <w:t xml:space="preserve">desert-living </w:t>
        </w:r>
      </w:ins>
      <w:r>
        <w:t xml:space="preserve">hopping generalist species </w:t>
      </w:r>
      <w:r>
        <w:fldChar w:fldCharType="begin"/>
      </w:r>
      <w:r w:rsidR="00B1097F">
        <w:instrText xml:space="preserve"> ADDIN EN.CITE &lt;EndNote&gt;&lt;Cite&gt;&lt;Author&gt;Murray&lt;/Author&gt;&lt;Year&gt;1999&lt;/Year&gt;&lt;RecNum&gt;55&lt;/RecNum&gt;&lt;DisplayText&gt;(Murray, Dickman, Watts, &amp;amp; Morton, 1999)&lt;/DisplayText&gt;&lt;record&gt;&lt;rec-number&gt;55&lt;/rec-number&gt;&lt;foreign-keys&gt;&lt;key app="EN" db-id="x99veed5wrp02read9c5awr0x2v9vvapx290" timestamp="1697174966"&gt;55&lt;/key&gt;&lt;/foreign-keys&gt;&lt;ref-type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id w:val="571853110"/>
        </w:sdtPr>
        <w:sdtContent/>
      </w:sdt>
      <w:r>
        <w:t xml:space="preserve">and to a lesser degree in </w:t>
      </w:r>
      <w:r>
        <w:rPr>
          <w:i/>
        </w:rPr>
        <w:t>Mastacomys</w:t>
      </w:r>
      <w:r>
        <w:t xml:space="preserve">. </w:t>
      </w:r>
      <w:r>
        <w:rPr>
          <w:i/>
        </w:rPr>
        <w:t>Notomys</w:t>
      </w:r>
      <w:r>
        <w:t xml:space="preserve"> species do not lie on the common allometric line, but this separation is because of their derived basicranium, not their facial tilt. The inclusion of a facial tilt in </w:t>
      </w:r>
      <w:r>
        <w:rPr>
          <w:i/>
        </w:rPr>
        <w:t>Conilurus</w:t>
      </w:r>
      <w:r>
        <w:t xml:space="preserve"> and </w:t>
      </w:r>
      <w:r>
        <w:rPr>
          <w:i/>
        </w:rPr>
        <w:t>Notomys</w:t>
      </w:r>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4570B6D1" w14:textId="77777777" w:rsidR="008922AE" w:rsidRDefault="00000000">
      <w:pPr>
        <w:spacing w:line="480" w:lineRule="auto"/>
        <w:rPr>
          <w:del w:id="104" w:author="Unknown Author" w:date="2023-11-02T14:07:00Z"/>
        </w:rPr>
      </w:pPr>
      <w:r>
        <w:t>Visual assessment of the non-allometric shape variation provides intriguing evidence that even apparently non-allometric variation may have its origins in an underlying allometric pattern.</w:t>
      </w:r>
    </w:p>
    <w:p w14:paraId="102257B4" w14:textId="77777777" w:rsidR="008922AE" w:rsidRDefault="008922AE">
      <w:pPr>
        <w:spacing w:line="480" w:lineRule="auto"/>
        <w:rPr>
          <w:del w:id="105" w:author="Unknown Author" w:date="2023-11-02T14:07:00Z"/>
        </w:rPr>
      </w:pPr>
    </w:p>
    <w:p w14:paraId="108B5DD3" w14:textId="6C597FE8" w:rsidR="008922AE" w:rsidRDefault="00000000">
      <w:pPr>
        <w:spacing w:line="480" w:lineRule="auto"/>
      </w:pPr>
      <w:r>
        <w:t xml:space="preserve"> In particular, the allometry-free PC2 axis – capturing “partial” CREA-like variation of relative braincase size – differentiates species that are adapted for different masticatory functions. </w:t>
      </w:r>
      <w:del w:id="106" w:author="Vera Weisbecker" w:date="2023-11-20T17:01:00Z">
        <w:r w:rsidDel="00076B55">
          <w:delText>Specifically</w:delText>
        </w:r>
      </w:del>
      <w:ins w:id="107" w:author="Vera Weisbecker" w:date="2023-11-20T17:01:00Z">
        <w:r w:rsidR="00076B55">
          <w:t>This includes</w:t>
        </w:r>
      </w:ins>
      <w:r>
        <w:t xml:space="preserve">, </w:t>
      </w:r>
      <w:del w:id="108" w:author="Vera Weisbecker" w:date="2023-11-20T17:01:00Z">
        <w:r w:rsidDel="00076B55">
          <w:delText>specialised</w:delText>
        </w:r>
      </w:del>
      <w:ins w:id="109" w:author="Vera Weisbecker" w:date="2023-11-20T17:01:00Z">
        <w:r w:rsidR="00076B55">
          <w:t>specialized</w:t>
        </w:r>
      </w:ins>
      <w:r>
        <w:t xml:space="preserve"> folivory for the broad-toothed rat </w:t>
      </w:r>
      <w:r>
        <w:rPr>
          <w:i/>
        </w:rPr>
        <w:t>Mastacomys</w:t>
      </w:r>
      <w:r>
        <w:t>, which lies above the common allometric line</w:t>
      </w:r>
      <w:ins w:id="110" w:author="Vera Weisbecker" w:date="2023-11-20T17:01:00Z">
        <w:r w:rsidR="00076B55">
          <w:t xml:space="preserve"> in the full dataset</w:t>
        </w:r>
      </w:ins>
      <w:r>
        <w:t xml:space="preserve">, and bipedal hopping for </w:t>
      </w:r>
      <w:r>
        <w:rPr>
          <w:i/>
        </w:rPr>
        <w:t>Notomys</w:t>
      </w:r>
      <w:r>
        <w:t xml:space="preserve">, which lies below this line. In terms of shape, </w:t>
      </w:r>
      <w:r>
        <w:rPr>
          <w:i/>
          <w:iCs/>
        </w:rPr>
        <w:t>Mastacomys</w:t>
      </w:r>
      <w:r>
        <w:t xml:space="preserve"> displays a cranial shape like a larger murid, by having a relatively smaller braincase relative to the snout region; this is consistent with descriptions of its unusually robust skull </w:t>
      </w:r>
      <w:r>
        <w:fldChar w:fldCharType="begin"/>
      </w:r>
      <w:r w:rsidR="00B1097F">
        <w:instrText xml:space="preserve"> ADDIN EN.CITE &lt;EndNote&gt;&lt;Cite&gt;&lt;Author&gt;Breed&lt;/Author&gt;&lt;Year&gt;2007&lt;/Year&gt;&lt;RecNum&gt;13&lt;/RecNum&gt;&lt;DisplayText&gt;(Breed &amp;amp;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r>
        <w:rPr>
          <w:i/>
        </w:rPr>
        <w:t xml:space="preserve">Notomys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r>
        <w:rPr>
          <w:i/>
          <w:iCs/>
        </w:rPr>
        <w:t>Notomys</w:t>
      </w:r>
      <w:r>
        <w:t xml:space="preserve"> and </w:t>
      </w:r>
      <w:r>
        <w:rPr>
          <w:i/>
          <w:iCs/>
        </w:rPr>
        <w:t>Mastacomys</w:t>
      </w:r>
      <w:r>
        <w:t xml:space="preserve"> are not significantly different from the common allometric slope </w:t>
      </w:r>
      <w:r>
        <w:fldChar w:fldCharType="begin"/>
      </w:r>
      <w:r w:rsidR="003A188B">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D769D6">
        <w:instrText xml:space="preserve"> </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B1097F">
        <w:instrText xml:space="preserve"> ADDIN EN.CITE &lt;EndNote&gt;&lt;Cite&gt;&lt;Author&gt;Mitchell&lt;/Author&gt;&lt;Year&gt;in Press&lt;/Year&gt;&lt;RecNum&gt;5&lt;/RecNum&gt;&lt;Prefix&gt;(represented by the intercept differences of the allomeric slope`; &lt;/Prefix&gt;&lt;DisplayText&gt;((represented by the intercept differences of the allomeric slope; 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245C5E">
        <w:fldChar w:fldCharType="separate"/>
      </w:r>
      <w:r w:rsidR="00B1097F">
        <w:rPr>
          <w:noProof/>
        </w:rPr>
        <w:t>((represented by the intercept differences of the allomeric slope; Mitchell et al., in Press)</w:t>
      </w:r>
      <w:r w:rsidR="00245C5E">
        <w:fldChar w:fldCharType="end"/>
      </w:r>
    </w:p>
    <w:p w14:paraId="4D9B1B6D" w14:textId="77777777" w:rsidR="008922AE" w:rsidRDefault="008922AE">
      <w:pPr>
        <w:spacing w:line="480" w:lineRule="auto"/>
      </w:pPr>
    </w:p>
    <w:p w14:paraId="52781224" w14:textId="4928CD2B"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murines,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B1097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B1097F">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422522">
        <w:fldChar w:fldCharType="separate"/>
      </w:r>
      <w:r w:rsidR="00B1097F">
        <w:rPr>
          <w:noProof/>
        </w:rPr>
        <w:t>(Mitchell et al., in Press)</w:t>
      </w:r>
      <w:r w:rsidR="00422522">
        <w:fldChar w:fldCharType="end"/>
      </w:r>
      <w:r>
        <w:t>.</w:t>
      </w:r>
    </w:p>
    <w:p w14:paraId="635CDE58" w14:textId="77777777" w:rsidR="008922AE" w:rsidRDefault="008922AE">
      <w:pPr>
        <w:spacing w:line="480" w:lineRule="auto"/>
      </w:pPr>
    </w:p>
    <w:p w14:paraId="7CCACC0D" w14:textId="6B6431FF" w:rsidR="008922AE" w:rsidRDefault="00000000">
      <w:pPr>
        <w:spacing w:line="480" w:lineRule="auto"/>
      </w:pPr>
      <w:commentRangeStart w:id="111"/>
      <w:commentRangeStart w:id="112"/>
      <w:commentRangeStart w:id="113"/>
      <w:r>
        <w:t>Counter to our expectations, morphological distances between species did not correspond with increases in phylogenetic distances</w:t>
      </w:r>
      <w:commentRangeEnd w:id="111"/>
      <w:r>
        <w:commentReference w:id="111"/>
      </w:r>
      <w:commentRangeEnd w:id="112"/>
      <w:r w:rsidR="00582E1F">
        <w:rPr>
          <w:rStyle w:val="CommentReference"/>
        </w:rPr>
        <w:commentReference w:id="112"/>
      </w:r>
      <w:commentRangeEnd w:id="113"/>
      <w:r w:rsidR="00076B55">
        <w:rPr>
          <w:rStyle w:val="CommentReference"/>
        </w:rPr>
        <w:commentReference w:id="113"/>
      </w:r>
      <w:r>
        <w:t>.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B1097F">
        <w:instrText xml:space="preserve"> ADDIN EN.CITE &lt;EndNote&gt;&lt;Cite&gt;&lt;Author&gt;Marcy&lt;/Author&gt;&lt;Year&gt;2020&lt;/Year&gt;&lt;RecNum&gt;6&lt;/RecNum&gt;&lt;Prefix&gt;sensu Schluter`; &lt;/Prefix&gt;&lt;DisplayText&gt;(sensu Schluter;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Pr>
          <w:i/>
        </w:rPr>
        <w:t>Notomys</w:t>
      </w:r>
      <w:r>
        <w:t xml:space="preserve"> likely reflects the aforementioned change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Ornstein-Uhlenbeck process of limited diversification around a local optimum </w:t>
      </w:r>
      <w:r>
        <w:fldChar w:fldCharType="begin"/>
      </w:r>
      <w:r w:rsidR="00B1097F">
        <w:instrText xml:space="preserve"> ADDIN EN.CITE &lt;EndNote&gt;&lt;Cite&gt;&lt;Author&gt;Harmon&lt;/Author&gt;&lt;Year&gt;2010&lt;/Year&gt;&lt;RecNum&gt;59&lt;/RecNum&gt;&lt;DisplayText&gt;(Harmon et al., 2010)&lt;/DisplayText&gt;&lt;record&gt;&lt;rec-number&gt;59&lt;/rec-number&gt;&lt;foreign-keys&gt;&lt;key app="EN" db-id="x99veed5wrp02read9c5awr0x2v9vvapx290" timestamp="1697174966"&gt;59&lt;/key&gt;&lt;/foreign-keys&gt;&lt;ref-type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2BC49B6A" w:rsidR="008922AE" w:rsidRDefault="00000000">
      <w:pPr>
        <w:spacing w:line="480" w:lineRule="auto"/>
        <w:rPr>
          <w:bCs/>
        </w:rPr>
      </w:pPr>
      <w:r>
        <w:rPr>
          <w:bCs/>
        </w:rPr>
        <w:t>Characteri</w:t>
      </w:r>
      <w:ins w:id="114" w:author="Vera Weisbecker" w:date="2023-11-20T18:23:00Z">
        <w:r w:rsidR="00924ECB">
          <w:rPr>
            <w:bCs/>
          </w:rPr>
          <w:t>z</w:t>
        </w:r>
      </w:ins>
      <w:del w:id="115" w:author="Vera Weisbecker" w:date="2023-11-20T18:23:00Z">
        <w:r w:rsidDel="00924ECB">
          <w:rPr>
            <w:bCs/>
          </w:rPr>
          <w:delText>s</w:delText>
        </w:r>
      </w:del>
      <w:r>
        <w:rPr>
          <w:bCs/>
        </w:rPr>
        <w:t>ing the allometric and allometry-free shape variation in the cranium of Australian mur</w:t>
      </w:r>
      <w:ins w:id="116" w:author="Vera Weisbecker" w:date="2023-11-20T17:03:00Z">
        <w:r w:rsidR="00076B55">
          <w:rPr>
            <w:bCs/>
          </w:rPr>
          <w:t>ine</w:t>
        </w:r>
      </w:ins>
      <w:del w:id="117" w:author="Vera Weisbecker" w:date="2023-11-20T17:03:00Z">
        <w:r w:rsidDel="00076B55">
          <w:rPr>
            <w:bCs/>
          </w:rPr>
          <w:delText>oid</w:delText>
        </w:r>
      </w:del>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B1097F">
        <w:rPr>
          <w:bCs/>
        </w:rPr>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422522">
        <w:rPr>
          <w:bCs/>
        </w:rPr>
        <w:fldChar w:fldCharType="separate"/>
      </w:r>
      <w:r w:rsidR="00B1097F">
        <w:rPr>
          <w:bCs/>
          <w:noProof/>
        </w:rPr>
        <w:t>(Mitchell et al., in Press)</w:t>
      </w:r>
      <w:r w:rsidR="00422522">
        <w:rPr>
          <w:bCs/>
        </w:rPr>
        <w:fldChar w:fldCharType="end"/>
      </w:r>
      <w:r>
        <w:rPr>
          <w:bCs/>
        </w:rPr>
        <w:t xml:space="preserve">. Our study supports the </w:t>
      </w:r>
      <w:r>
        <w:rPr>
          <w:bCs/>
        </w:rPr>
        <w:lastRenderedPageBreak/>
        <w:t>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specialised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r>
        <w:rPr>
          <w:i/>
          <w:iCs/>
        </w:rPr>
        <w:t>Paucidentomys</w:t>
      </w:r>
      <w:r>
        <w:t xml:space="preserve"> </w:t>
      </w:r>
      <w:r>
        <w:fldChar w:fldCharType="begin"/>
      </w:r>
      <w:r w:rsidR="00B1097F">
        <w:instrText xml:space="preserve"> ADDIN EN.CITE &lt;EndNote&gt;&lt;Cite&gt;&lt;Author&gt;Esselstyn&lt;/Author&gt;&lt;Year&gt;2012&lt;/Year&gt;&lt;RecNum&gt;60&lt;/RecNum&gt;&lt;DisplayText&gt;(Esselstyn, Achmadi, &amp;amp; Rowe, 2012)&lt;/DisplayText&gt;&lt;record&gt;&lt;rec-number&gt;60&lt;/rec-number&gt;&lt;foreign-keys&gt;&lt;key app="EN" db-id="x99veed5wrp02read9c5awr0x2v9vvapx290" timestamp="1697174966"&gt;60&lt;/key&gt;&lt;/foreign-keys&gt;&lt;ref-type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6DB39392" w14:textId="3396197F" w:rsidR="008922AE" w:rsidRDefault="00000000">
      <w:pPr>
        <w:spacing w:line="480" w:lineRule="auto"/>
      </w:pPr>
      <w:r>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well-explained as</w:t>
      </w:r>
      <w:ins w:id="118" w:author="Matt Phillips" w:date="2023-11-08T18:21:00Z">
        <w:r w:rsidR="00DB4D1C">
          <w:t xml:space="preserve"> an</w:t>
        </w:r>
      </w:ins>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119" w:name="_Hlk132629059"/>
      <w:bookmarkStart w:id="120" w:name="_Hlk147487310"/>
      <w:r>
        <w:rPr>
          <w:b/>
        </w:rPr>
        <w:lastRenderedPageBreak/>
        <w:t>References</w:t>
      </w:r>
      <w:bookmarkEnd w:id="119"/>
      <w:bookmarkEnd w:id="120"/>
    </w:p>
    <w:p w14:paraId="613C6F80" w14:textId="414F76E4" w:rsidR="00B1097F" w:rsidRPr="00B1097F" w:rsidRDefault="00751EC7" w:rsidP="00B1097F">
      <w:pPr>
        <w:pStyle w:val="EndNoteBibliography"/>
        <w:ind w:left="720" w:hanging="720"/>
        <w:rPr>
          <w:noProof/>
        </w:rPr>
      </w:pPr>
      <w:r>
        <w:fldChar w:fldCharType="begin"/>
      </w:r>
      <w:r>
        <w:instrText xml:space="preserve"> ADDIN EN.REFLIST </w:instrText>
      </w:r>
      <w:r>
        <w:fldChar w:fldCharType="separate"/>
      </w:r>
      <w:r w:rsidR="00B1097F" w:rsidRPr="00B1097F">
        <w:rPr>
          <w:noProof/>
        </w:rPr>
        <w:t xml:space="preserve">Adams, D. C. (2016). Evaluating modularity in morphometric data: challenges with the RV coefficient and a new test measure. </w:t>
      </w:r>
      <w:r w:rsidR="00B1097F" w:rsidRPr="00B1097F">
        <w:rPr>
          <w:i/>
          <w:noProof/>
        </w:rPr>
        <w:t>Methods in Ecology and Evolution, 7</w:t>
      </w:r>
      <w:r w:rsidR="00B1097F" w:rsidRPr="00B1097F">
        <w:rPr>
          <w:noProof/>
        </w:rPr>
        <w:t>(5), 565-572. doi:</w:t>
      </w:r>
      <w:hyperlink r:id="rId18" w:history="1">
        <w:r w:rsidR="00B1097F" w:rsidRPr="00B1097F">
          <w:rPr>
            <w:rStyle w:val="Hyperlink"/>
            <w:noProof/>
          </w:rPr>
          <w:t>https://doi.org/10.1111/2041-210X.12511</w:t>
        </w:r>
      </w:hyperlink>
    </w:p>
    <w:p w14:paraId="25B8A1FC" w14:textId="01070255" w:rsidR="00B1097F" w:rsidRPr="00B1097F" w:rsidRDefault="00B1097F" w:rsidP="00B1097F">
      <w:pPr>
        <w:pStyle w:val="EndNoteBibliography"/>
        <w:ind w:left="720" w:hanging="720"/>
        <w:rPr>
          <w:noProof/>
        </w:rPr>
      </w:pPr>
      <w:r w:rsidRPr="00B1097F">
        <w:rPr>
          <w:noProof/>
        </w:rPr>
        <w:t xml:space="preserve">Adams, D. C., &amp; Collyer, M. L. (2019). Comparing the strength of modular signal, and evaluating alternative modular hypotheses, using covariance ratio effect sizes with morphometric data. </w:t>
      </w:r>
      <w:r w:rsidRPr="00B1097F">
        <w:rPr>
          <w:i/>
          <w:noProof/>
        </w:rPr>
        <w:t>Evolution, 73</w:t>
      </w:r>
      <w:r w:rsidRPr="00B1097F">
        <w:rPr>
          <w:noProof/>
        </w:rPr>
        <w:t>(12), 2352-2367. doi:</w:t>
      </w:r>
      <w:hyperlink r:id="rId19" w:history="1">
        <w:r w:rsidRPr="00B1097F">
          <w:rPr>
            <w:rStyle w:val="Hyperlink"/>
            <w:noProof/>
          </w:rPr>
          <w:t>https://doi.org/10.1111/evo.13867</w:t>
        </w:r>
      </w:hyperlink>
    </w:p>
    <w:p w14:paraId="4A1E0472" w14:textId="4750756A" w:rsidR="00B1097F" w:rsidRPr="00B1097F" w:rsidRDefault="00B1097F" w:rsidP="00B1097F">
      <w:pPr>
        <w:pStyle w:val="EndNoteBibliography"/>
        <w:ind w:left="720" w:hanging="720"/>
        <w:rPr>
          <w:noProof/>
        </w:rPr>
      </w:pPr>
      <w:r w:rsidRPr="00B1097F">
        <w:rPr>
          <w:noProof/>
        </w:rPr>
        <w:t xml:space="preserve">Adams, D. C., Collyer, M. L., Kaliontzopoulou, A., &amp; Baken, E. K. (2022). Geomorph: Software for geometric morphometric analyses. </w:t>
      </w:r>
      <w:r w:rsidRPr="00B1097F">
        <w:rPr>
          <w:i/>
          <w:noProof/>
        </w:rPr>
        <w:t xml:space="preserve">R package version 4.0.4. </w:t>
      </w:r>
      <w:hyperlink r:id="rId20" w:history="1">
        <w:r w:rsidRPr="00B1097F">
          <w:rPr>
            <w:rStyle w:val="Hyperlink"/>
            <w:i/>
            <w:noProof/>
          </w:rPr>
          <w:t>https://cran.r-project.org/package=geomorph</w:t>
        </w:r>
      </w:hyperlink>
      <w:r w:rsidRPr="00B1097F">
        <w:rPr>
          <w:noProof/>
        </w:rPr>
        <w:t xml:space="preserve">. </w:t>
      </w:r>
    </w:p>
    <w:p w14:paraId="282E8F50" w14:textId="7E6DEE52" w:rsidR="00B1097F" w:rsidRPr="00B1097F" w:rsidRDefault="00B1097F" w:rsidP="00B1097F">
      <w:pPr>
        <w:pStyle w:val="EndNoteBibliography"/>
        <w:ind w:left="720" w:hanging="720"/>
        <w:rPr>
          <w:noProof/>
        </w:rPr>
      </w:pPr>
      <w:r w:rsidRPr="00B1097F">
        <w:rPr>
          <w:noProof/>
        </w:rPr>
        <w:t xml:space="preserve">Adams, D. C., &amp; Felice, R. N. (2014). Assessing trait covariation and morphological integration on phylogenies using evolutionary covariance matrices. </w:t>
      </w:r>
      <w:r w:rsidRPr="00B1097F">
        <w:rPr>
          <w:i/>
          <w:noProof/>
        </w:rPr>
        <w:t>PLOS ONE, 9</w:t>
      </w:r>
      <w:r w:rsidRPr="00B1097F">
        <w:rPr>
          <w:noProof/>
        </w:rPr>
        <w:t>(4), e94335. doi:</w:t>
      </w:r>
      <w:hyperlink r:id="rId21" w:history="1">
        <w:r w:rsidRPr="00B1097F">
          <w:rPr>
            <w:rStyle w:val="Hyperlink"/>
            <w:noProof/>
          </w:rPr>
          <w:t>https://doi.org/10.1371/journal.pone.0094335</w:t>
        </w:r>
      </w:hyperlink>
    </w:p>
    <w:p w14:paraId="6DB01D19" w14:textId="2CF43704" w:rsidR="00B1097F" w:rsidRPr="00B1097F" w:rsidRDefault="00B1097F" w:rsidP="00B1097F">
      <w:pPr>
        <w:pStyle w:val="EndNoteBibliography"/>
        <w:ind w:left="720" w:hanging="720"/>
        <w:rPr>
          <w:noProof/>
        </w:rPr>
      </w:pPr>
      <w:r w:rsidRPr="00B1097F">
        <w:rPr>
          <w:noProof/>
        </w:rPr>
        <w:t xml:space="preserve">Baken, E. K., Collyer, M. L., Kaliontzopoulou, A., &amp; Adams, D. C. (2021). geomorph v4.0 and gmShiny: enhanced analytics and a new graphical interface for a comprehensive morphometric experience. </w:t>
      </w:r>
      <w:r w:rsidRPr="00B1097F">
        <w:rPr>
          <w:i/>
          <w:noProof/>
        </w:rPr>
        <w:t>Methods in Ecology and Evolution, 12</w:t>
      </w:r>
      <w:r w:rsidRPr="00B1097F">
        <w:rPr>
          <w:noProof/>
        </w:rPr>
        <w:t>, 2355-2363. doi:</w:t>
      </w:r>
      <w:hyperlink r:id="rId22" w:history="1">
        <w:r w:rsidRPr="00B1097F">
          <w:rPr>
            <w:rStyle w:val="Hyperlink"/>
            <w:noProof/>
          </w:rPr>
          <w:t>https://doi.org/10.1111/2041-210X.13723</w:t>
        </w:r>
      </w:hyperlink>
    </w:p>
    <w:p w14:paraId="0C923850" w14:textId="77777777" w:rsidR="00B1097F" w:rsidRPr="00B1097F" w:rsidRDefault="00B1097F" w:rsidP="00B1097F">
      <w:pPr>
        <w:pStyle w:val="EndNoteBibliography"/>
        <w:ind w:left="720" w:hanging="720"/>
        <w:rPr>
          <w:noProof/>
        </w:rPr>
      </w:pPr>
      <w:r w:rsidRPr="00B1097F">
        <w:rPr>
          <w:noProof/>
        </w:rPr>
        <w:t xml:space="preserve">Bonferroni, C. (1936). Teoria statistica delle classi e calcolo delle probabilita. </w:t>
      </w:r>
      <w:r w:rsidRPr="00B1097F">
        <w:rPr>
          <w:i/>
          <w:noProof/>
        </w:rPr>
        <w:t>Pubblicazioni del R Istituto Superiore di Scienze Economiche e Commericiali di Firenze, 8</w:t>
      </w:r>
      <w:r w:rsidRPr="00B1097F">
        <w:rPr>
          <w:noProof/>
        </w:rPr>
        <w:t xml:space="preserve">, 3-62. </w:t>
      </w:r>
    </w:p>
    <w:p w14:paraId="172BC873" w14:textId="5E13045A" w:rsidR="00B1097F" w:rsidRPr="00B1097F" w:rsidRDefault="00B1097F" w:rsidP="00B1097F">
      <w:pPr>
        <w:pStyle w:val="EndNoteBibliography"/>
        <w:ind w:left="720" w:hanging="720"/>
        <w:rPr>
          <w:noProof/>
        </w:rPr>
      </w:pPr>
      <w:r w:rsidRPr="00B1097F">
        <w:rPr>
          <w:noProof/>
        </w:rPr>
        <w:t xml:space="preserve">Bookstein, F. L. (2015). Integration, disintegration, and self-similarity: characterizing the scales of shape variation in landmark data. </w:t>
      </w:r>
      <w:r w:rsidRPr="00B1097F">
        <w:rPr>
          <w:i/>
          <w:noProof/>
        </w:rPr>
        <w:t>Evolutionary Biology, 42</w:t>
      </w:r>
      <w:r w:rsidRPr="00B1097F">
        <w:rPr>
          <w:noProof/>
        </w:rPr>
        <w:t>(4), 395-426. doi:</w:t>
      </w:r>
      <w:hyperlink r:id="rId23" w:history="1">
        <w:r w:rsidRPr="00B1097F">
          <w:rPr>
            <w:rStyle w:val="Hyperlink"/>
            <w:noProof/>
          </w:rPr>
          <w:t>https://doi.org/10.1007/s11692-015-9317-8</w:t>
        </w:r>
      </w:hyperlink>
    </w:p>
    <w:p w14:paraId="2435F63E" w14:textId="77777777" w:rsidR="00B1097F" w:rsidRPr="00B1097F" w:rsidRDefault="00B1097F" w:rsidP="00B1097F">
      <w:pPr>
        <w:pStyle w:val="EndNoteBibliography"/>
        <w:ind w:left="720" w:hanging="720"/>
        <w:rPr>
          <w:noProof/>
        </w:rPr>
      </w:pPr>
      <w:r w:rsidRPr="00B1097F">
        <w:rPr>
          <w:noProof/>
        </w:rPr>
        <w:t xml:space="preserve">Breed, B., &amp; Ford, F. (2007). </w:t>
      </w:r>
      <w:r w:rsidRPr="00B1097F">
        <w:rPr>
          <w:i/>
          <w:noProof/>
        </w:rPr>
        <w:t>Native Mice and Rats</w:t>
      </w:r>
      <w:r w:rsidRPr="00B1097F">
        <w:rPr>
          <w:noProof/>
        </w:rPr>
        <w:t>.</w:t>
      </w:r>
    </w:p>
    <w:p w14:paraId="7D7257F5" w14:textId="7619CD9C" w:rsidR="00B1097F" w:rsidRPr="00B1097F" w:rsidRDefault="00B1097F" w:rsidP="00B1097F">
      <w:pPr>
        <w:pStyle w:val="EndNoteBibliography"/>
        <w:ind w:left="720" w:hanging="720"/>
        <w:rPr>
          <w:noProof/>
        </w:rPr>
      </w:pPr>
      <w:r w:rsidRPr="00B1097F">
        <w:rPr>
          <w:noProof/>
        </w:rPr>
        <w:t xml:space="preserve">Bright, J. A., Marugán-Lobón, J., Cobb, S. N., &amp; Rayfield, E. J. (2016). The shapes of bird beaks are highly controlled by nondietary factors. </w:t>
      </w:r>
      <w:r w:rsidRPr="00B1097F">
        <w:rPr>
          <w:i/>
          <w:noProof/>
        </w:rPr>
        <w:t>Proceedings of the National Academy of Sciences, 113</w:t>
      </w:r>
      <w:r w:rsidRPr="00B1097F">
        <w:rPr>
          <w:noProof/>
        </w:rPr>
        <w:t>(19), 5352-5357. doi:</w:t>
      </w:r>
      <w:hyperlink r:id="rId24" w:history="1">
        <w:r w:rsidRPr="00B1097F">
          <w:rPr>
            <w:rStyle w:val="Hyperlink"/>
            <w:noProof/>
          </w:rPr>
          <w:t>https://doi.org/10.1073/pnas.1602683113</w:t>
        </w:r>
      </w:hyperlink>
    </w:p>
    <w:p w14:paraId="578337B0" w14:textId="77584CB4" w:rsidR="00B1097F" w:rsidRPr="00B1097F" w:rsidRDefault="00B1097F" w:rsidP="00B1097F">
      <w:pPr>
        <w:pStyle w:val="EndNoteBibliography"/>
        <w:ind w:left="720" w:hanging="720"/>
        <w:rPr>
          <w:noProof/>
        </w:rPr>
      </w:pPr>
      <w:r w:rsidRPr="00B1097F">
        <w:rPr>
          <w:noProof/>
        </w:rPr>
        <w:t xml:space="preserve">Cardini, A. (2019). Craniofacial allometry is a rule in evolutionary radiations of placentals. </w:t>
      </w:r>
      <w:r w:rsidRPr="00B1097F">
        <w:rPr>
          <w:i/>
          <w:noProof/>
        </w:rPr>
        <w:t>Evolutionary Biology, 46</w:t>
      </w:r>
      <w:r w:rsidRPr="00B1097F">
        <w:rPr>
          <w:noProof/>
        </w:rPr>
        <w:t>(3), 239-248. doi:</w:t>
      </w:r>
      <w:hyperlink r:id="rId25" w:history="1">
        <w:r w:rsidRPr="00B1097F">
          <w:rPr>
            <w:rStyle w:val="Hyperlink"/>
            <w:noProof/>
          </w:rPr>
          <w:t>https://doi.org/10.1007/s11692-019-09477-7</w:t>
        </w:r>
      </w:hyperlink>
    </w:p>
    <w:p w14:paraId="1B00C2D2" w14:textId="5E00C55F" w:rsidR="00B1097F" w:rsidRPr="00B1097F" w:rsidRDefault="00B1097F" w:rsidP="00B1097F">
      <w:pPr>
        <w:pStyle w:val="EndNoteBibliography"/>
        <w:ind w:left="720" w:hanging="720"/>
        <w:rPr>
          <w:noProof/>
        </w:rPr>
      </w:pPr>
      <w:r w:rsidRPr="00B1097F">
        <w:rPr>
          <w:noProof/>
        </w:rPr>
        <w:t xml:space="preserve">Cardini, A., Polly, D., Dawson, R., &amp; Milne, N. (2015). Why the long face? Kangaroos and wallabies follow the same ‘rule’ of cranial evolutionary allometry (CREA) as placentals. </w:t>
      </w:r>
      <w:r w:rsidRPr="00B1097F">
        <w:rPr>
          <w:i/>
          <w:noProof/>
        </w:rPr>
        <w:t>Evolutionary Biology, 42</w:t>
      </w:r>
      <w:r w:rsidRPr="00B1097F">
        <w:rPr>
          <w:noProof/>
        </w:rPr>
        <w:t>(2), 169-176. doi:</w:t>
      </w:r>
      <w:hyperlink r:id="rId26" w:history="1">
        <w:r w:rsidRPr="00B1097F">
          <w:rPr>
            <w:rStyle w:val="Hyperlink"/>
            <w:noProof/>
          </w:rPr>
          <w:t>https://doi.org/10.1007/s11692-015-9308-9</w:t>
        </w:r>
      </w:hyperlink>
    </w:p>
    <w:p w14:paraId="10316A0E" w14:textId="76441F8C" w:rsidR="00B1097F" w:rsidRPr="00B1097F" w:rsidRDefault="00B1097F" w:rsidP="00B1097F">
      <w:pPr>
        <w:pStyle w:val="EndNoteBibliography"/>
        <w:ind w:left="720" w:hanging="720"/>
        <w:rPr>
          <w:noProof/>
        </w:rPr>
      </w:pPr>
      <w:r w:rsidRPr="00B1097F">
        <w:rPr>
          <w:noProof/>
        </w:rPr>
        <w:t xml:space="preserve">Collyer, M. L., &amp; Adams, D. C. (2018). RRPP: An R package for fitting linear models to high‐dimensional data using residual randomization. </w:t>
      </w:r>
      <w:r w:rsidRPr="00B1097F">
        <w:rPr>
          <w:i/>
          <w:noProof/>
        </w:rPr>
        <w:t>Methods in Ecology and Evolution, 9</w:t>
      </w:r>
      <w:r w:rsidRPr="00B1097F">
        <w:rPr>
          <w:noProof/>
        </w:rPr>
        <w:t>, 1772-1779. doi:</w:t>
      </w:r>
      <w:hyperlink r:id="rId27" w:history="1">
        <w:r w:rsidRPr="00B1097F">
          <w:rPr>
            <w:rStyle w:val="Hyperlink"/>
            <w:noProof/>
          </w:rPr>
          <w:t>https://doi.org/10.1111/2041-210X.13029</w:t>
        </w:r>
      </w:hyperlink>
    </w:p>
    <w:p w14:paraId="6B73C97D" w14:textId="63A12D24" w:rsidR="00B1097F" w:rsidRPr="00B1097F" w:rsidRDefault="00B1097F" w:rsidP="00B1097F">
      <w:pPr>
        <w:pStyle w:val="EndNoteBibliography"/>
        <w:ind w:left="720" w:hanging="720"/>
        <w:rPr>
          <w:noProof/>
        </w:rPr>
      </w:pPr>
      <w:r w:rsidRPr="00B1097F">
        <w:rPr>
          <w:noProof/>
        </w:rPr>
        <w:t xml:space="preserve">Collyer, M. L., &amp; Adams, D. C. (2019). RRPP: Linear Model Evaluation with Randomized Residuals in a Permutation Procedure. </w:t>
      </w:r>
      <w:hyperlink r:id="rId28" w:history="1">
        <w:r w:rsidRPr="00B1097F">
          <w:rPr>
            <w:rStyle w:val="Hyperlink"/>
            <w:i/>
            <w:noProof/>
          </w:rPr>
          <w:t>https://CRAN.R-project.org/package=RRPP</w:t>
        </w:r>
      </w:hyperlink>
      <w:r w:rsidRPr="00B1097F">
        <w:rPr>
          <w:noProof/>
        </w:rPr>
        <w:t xml:space="preserve">. </w:t>
      </w:r>
    </w:p>
    <w:p w14:paraId="0D26B008" w14:textId="3B0AC1BF" w:rsidR="00B1097F" w:rsidRPr="00B1097F" w:rsidRDefault="00B1097F" w:rsidP="00B1097F">
      <w:pPr>
        <w:pStyle w:val="EndNoteBibliography"/>
        <w:ind w:left="720" w:hanging="720"/>
        <w:rPr>
          <w:noProof/>
        </w:rPr>
      </w:pPr>
      <w:r w:rsidRPr="00B1097F">
        <w:rPr>
          <w:noProof/>
        </w:rPr>
        <w:t xml:space="preserve">Cox, P. G., Rayfield, E. J., Fagan, M. J., Herrel, A., Pataky, T. C., &amp; Jeffery, N. (2012). Functional evolution of the feeding system in rodents. </w:t>
      </w:r>
      <w:r w:rsidRPr="00B1097F">
        <w:rPr>
          <w:i/>
          <w:noProof/>
        </w:rPr>
        <w:t>PLOS ONE, 7</w:t>
      </w:r>
      <w:r w:rsidRPr="00B1097F">
        <w:rPr>
          <w:noProof/>
        </w:rPr>
        <w:t>(4), e36299. doi:</w:t>
      </w:r>
      <w:hyperlink r:id="rId29" w:history="1">
        <w:r w:rsidRPr="00B1097F">
          <w:rPr>
            <w:rStyle w:val="Hyperlink"/>
            <w:noProof/>
          </w:rPr>
          <w:t>https://doi.org/10.1371/journal.pone.0036299</w:t>
        </w:r>
      </w:hyperlink>
    </w:p>
    <w:p w14:paraId="00197B02" w14:textId="77777777" w:rsidR="00B1097F" w:rsidRPr="00B1097F" w:rsidRDefault="00B1097F" w:rsidP="00B1097F">
      <w:pPr>
        <w:pStyle w:val="EndNoteBibliography"/>
        <w:ind w:left="720" w:hanging="720"/>
        <w:rPr>
          <w:noProof/>
        </w:rPr>
      </w:pPr>
      <w:r w:rsidRPr="00B1097F">
        <w:rPr>
          <w:noProof/>
        </w:rPr>
        <w:t xml:space="preserve">Druzinsky, R. E. (2015). The oral apparatus of rodents: variations on the theme of a gnawing machine. In L. Hautier &amp; P. G. Cox (Eds.), </w:t>
      </w:r>
      <w:r w:rsidRPr="00B1097F">
        <w:rPr>
          <w:i/>
          <w:noProof/>
        </w:rPr>
        <w:t>Evolution of the Rodents: Advances in Phylogeny, Functional Morphology and Development</w:t>
      </w:r>
      <w:r w:rsidRPr="00B1097F">
        <w:rPr>
          <w:noProof/>
        </w:rPr>
        <w:t xml:space="preserve"> (Vol. 5, pp. 323-349). Cambridge: Cambridge University Press.</w:t>
      </w:r>
    </w:p>
    <w:p w14:paraId="7D3F7F4C" w14:textId="7A45C170" w:rsidR="00B1097F" w:rsidRPr="00B1097F" w:rsidRDefault="00B1097F" w:rsidP="00B1097F">
      <w:pPr>
        <w:pStyle w:val="EndNoteBibliography"/>
        <w:ind w:left="720" w:hanging="720"/>
        <w:rPr>
          <w:noProof/>
        </w:rPr>
      </w:pPr>
      <w:r w:rsidRPr="00B1097F">
        <w:rPr>
          <w:noProof/>
        </w:rPr>
        <w:t xml:space="preserve">Esselstyn, J. A., Achmadi, A. S., &amp; Rowe, K. C. (2012). Evolutionary novelty in a rat with no molars. </w:t>
      </w:r>
      <w:r w:rsidRPr="00B1097F">
        <w:rPr>
          <w:i/>
          <w:noProof/>
        </w:rPr>
        <w:t>Biology Letters, 8</w:t>
      </w:r>
      <w:r w:rsidRPr="00B1097F">
        <w:rPr>
          <w:noProof/>
        </w:rPr>
        <w:t>(6), 990-993. doi:</w:t>
      </w:r>
      <w:hyperlink r:id="rId30" w:history="1">
        <w:r w:rsidRPr="00B1097F">
          <w:rPr>
            <w:rStyle w:val="Hyperlink"/>
            <w:noProof/>
          </w:rPr>
          <w:t>https://doi.org/10.1098/rsbl.2012.0574</w:t>
        </w:r>
      </w:hyperlink>
    </w:p>
    <w:p w14:paraId="73B33625" w14:textId="71359984" w:rsidR="00B1097F" w:rsidRPr="00B1097F" w:rsidRDefault="00B1097F" w:rsidP="00B1097F">
      <w:pPr>
        <w:pStyle w:val="EndNoteBibliography"/>
        <w:ind w:left="720" w:hanging="720"/>
        <w:rPr>
          <w:noProof/>
        </w:rPr>
      </w:pPr>
      <w:r w:rsidRPr="00B1097F">
        <w:rPr>
          <w:noProof/>
        </w:rPr>
        <w:lastRenderedPageBreak/>
        <w:t xml:space="preserve">Evans, K. M., Waltz, B., Tagliacollo, V., Chakrabarty, P., &amp; Albert, J. S. (2017). Why the short face? Developmental disintegration of the neurocranium drives convergent evolution in neotropical electric fishes. </w:t>
      </w:r>
      <w:r w:rsidRPr="00B1097F">
        <w:rPr>
          <w:i/>
          <w:noProof/>
        </w:rPr>
        <w:t>Ecology and Evolution, 7</w:t>
      </w:r>
      <w:r w:rsidRPr="00B1097F">
        <w:rPr>
          <w:noProof/>
        </w:rPr>
        <w:t>(6), 1783-1801. doi:</w:t>
      </w:r>
      <w:hyperlink r:id="rId31" w:history="1">
        <w:r w:rsidRPr="00B1097F">
          <w:rPr>
            <w:rStyle w:val="Hyperlink"/>
            <w:noProof/>
          </w:rPr>
          <w:t>https://doi.org/10.1002/ece3.2704</w:t>
        </w:r>
      </w:hyperlink>
    </w:p>
    <w:p w14:paraId="7AEC82FF" w14:textId="05C2910D" w:rsidR="00B1097F" w:rsidRPr="00B1097F" w:rsidRDefault="00B1097F" w:rsidP="00B1097F">
      <w:pPr>
        <w:pStyle w:val="EndNoteBibliography"/>
        <w:ind w:left="720" w:hanging="720"/>
        <w:rPr>
          <w:noProof/>
        </w:rPr>
      </w:pPr>
      <w:r w:rsidRPr="00B1097F">
        <w:rPr>
          <w:noProof/>
        </w:rPr>
        <w:t xml:space="preserve">Figueirido, B., Tseng, Z. J., Serrano-Alarcón, F. J., Martín-Serra, A., &amp; Pastor, J. F. (2014). Three-dimensional computer simulations of feeding behaviour in red and giant pandas relate skull biomechanics with dietary niche partitioning. </w:t>
      </w:r>
      <w:r w:rsidRPr="00B1097F">
        <w:rPr>
          <w:i/>
          <w:noProof/>
        </w:rPr>
        <w:t>Biology Letters, 10</w:t>
      </w:r>
      <w:r w:rsidRPr="00B1097F">
        <w:rPr>
          <w:noProof/>
        </w:rPr>
        <w:t>(4), 20140196. doi:</w:t>
      </w:r>
      <w:hyperlink r:id="rId32" w:history="1">
        <w:r w:rsidRPr="00B1097F">
          <w:rPr>
            <w:rStyle w:val="Hyperlink"/>
            <w:noProof/>
          </w:rPr>
          <w:t>https://doi.org/10.1098/rsbl.2014.0196</w:t>
        </w:r>
      </w:hyperlink>
    </w:p>
    <w:p w14:paraId="3AD5E11E" w14:textId="188A381D" w:rsidR="00B1097F" w:rsidRPr="00B1097F" w:rsidRDefault="00B1097F" w:rsidP="00B1097F">
      <w:pPr>
        <w:pStyle w:val="EndNoteBibliography"/>
        <w:ind w:left="720" w:hanging="720"/>
        <w:rPr>
          <w:noProof/>
        </w:rPr>
      </w:pPr>
      <w:r w:rsidRPr="00B1097F">
        <w:rPr>
          <w:noProof/>
        </w:rPr>
        <w:t xml:space="preserve">Ginot, S., Claude, J., &amp; Hautier, L. (2018). One skull to rule them all? Descriptive and comparative anatomy of the masticatory apparatus in five mouse species. </w:t>
      </w:r>
      <w:r w:rsidRPr="00B1097F">
        <w:rPr>
          <w:i/>
          <w:noProof/>
        </w:rPr>
        <w:t>Journal of Morphology, 279</w:t>
      </w:r>
      <w:r w:rsidRPr="00B1097F">
        <w:rPr>
          <w:noProof/>
        </w:rPr>
        <w:t>(9), 1234-1255. doi:</w:t>
      </w:r>
      <w:hyperlink r:id="rId33" w:history="1">
        <w:r w:rsidRPr="00B1097F">
          <w:rPr>
            <w:rStyle w:val="Hyperlink"/>
            <w:noProof/>
          </w:rPr>
          <w:t>https://doi.org/10.1002/jmor.20845</w:t>
        </w:r>
      </w:hyperlink>
    </w:p>
    <w:p w14:paraId="7BB0ED0D" w14:textId="20F5009E" w:rsidR="00B1097F" w:rsidRPr="00B1097F" w:rsidRDefault="00B1097F" w:rsidP="00B1097F">
      <w:pPr>
        <w:pStyle w:val="EndNoteBibliography"/>
        <w:ind w:left="720" w:hanging="720"/>
        <w:rPr>
          <w:noProof/>
        </w:rPr>
      </w:pPr>
      <w:r w:rsidRPr="00B1097F">
        <w:rPr>
          <w:noProof/>
        </w:rPr>
        <w:t xml:space="preserve">Goswami, A. (2006). Cranial modularity shifts during mammalian evolution. </w:t>
      </w:r>
      <w:r w:rsidRPr="00B1097F">
        <w:rPr>
          <w:i/>
          <w:noProof/>
        </w:rPr>
        <w:t>The American Naturalist, 168</w:t>
      </w:r>
      <w:r w:rsidRPr="00B1097F">
        <w:rPr>
          <w:noProof/>
        </w:rPr>
        <w:t>(2), 270-280. doi:</w:t>
      </w:r>
      <w:hyperlink r:id="rId34" w:history="1">
        <w:r w:rsidRPr="00B1097F">
          <w:rPr>
            <w:rStyle w:val="Hyperlink"/>
            <w:noProof/>
          </w:rPr>
          <w:t>https://doi.org/10.1086/505758</w:t>
        </w:r>
      </w:hyperlink>
    </w:p>
    <w:p w14:paraId="13F62494" w14:textId="151C0E57" w:rsidR="00B1097F" w:rsidRPr="00B1097F" w:rsidRDefault="00B1097F" w:rsidP="00B1097F">
      <w:pPr>
        <w:pStyle w:val="EndNoteBibliography"/>
        <w:ind w:left="720" w:hanging="720"/>
        <w:rPr>
          <w:noProof/>
        </w:rPr>
      </w:pPr>
      <w:r w:rsidRPr="00B1097F">
        <w:rPr>
          <w:noProof/>
        </w:rPr>
        <w:t xml:space="preserve">Goswami, A., Noirault, E., Coombs, E. J., Clavel, J., Fabre, A.-C., Halliday, T. J. D., . . . Felice, R. N. (2022). Attenuated evolution of mammals through the Cenozoic. </w:t>
      </w:r>
      <w:r w:rsidRPr="00B1097F">
        <w:rPr>
          <w:i/>
          <w:noProof/>
        </w:rPr>
        <w:t>Science, 378</w:t>
      </w:r>
      <w:r w:rsidRPr="00B1097F">
        <w:rPr>
          <w:noProof/>
        </w:rPr>
        <w:t>(6618), 377-383. doi:</w:t>
      </w:r>
      <w:hyperlink r:id="rId35" w:history="1">
        <w:r w:rsidRPr="00B1097F">
          <w:rPr>
            <w:rStyle w:val="Hyperlink"/>
            <w:noProof/>
          </w:rPr>
          <w:t>https://doi.org/10.1126/science.abm7525</w:t>
        </w:r>
      </w:hyperlink>
    </w:p>
    <w:p w14:paraId="677C407C" w14:textId="2D0B88FF" w:rsidR="00B1097F" w:rsidRPr="00B1097F" w:rsidRDefault="00B1097F" w:rsidP="00B1097F">
      <w:pPr>
        <w:pStyle w:val="EndNoteBibliography"/>
        <w:ind w:left="720" w:hanging="720"/>
        <w:rPr>
          <w:noProof/>
        </w:rPr>
      </w:pPr>
      <w:r w:rsidRPr="00B1097F">
        <w:rPr>
          <w:noProof/>
        </w:rPr>
        <w:t xml:space="preserve">Guillerme, T., &amp; Weisbecker, V. (2019). LandvR: Tools for measuring landmark position variation. </w:t>
      </w:r>
      <w:r w:rsidRPr="00B1097F">
        <w:rPr>
          <w:i/>
          <w:noProof/>
        </w:rPr>
        <w:t>Zenodo</w:t>
      </w:r>
      <w:r w:rsidRPr="00B1097F">
        <w:rPr>
          <w:noProof/>
        </w:rPr>
        <w:t>. doi:</w:t>
      </w:r>
      <w:hyperlink r:id="rId36" w:history="1">
        <w:r w:rsidRPr="00B1097F">
          <w:rPr>
            <w:rStyle w:val="Hyperlink"/>
            <w:noProof/>
          </w:rPr>
          <w:t>https://doi.org/10.5281/zenodo.2620785</w:t>
        </w:r>
      </w:hyperlink>
    </w:p>
    <w:p w14:paraId="5BF83C3B" w14:textId="7A95F200" w:rsidR="00B1097F" w:rsidRPr="00B1097F" w:rsidRDefault="00B1097F" w:rsidP="00B1097F">
      <w:pPr>
        <w:pStyle w:val="EndNoteBibliography"/>
        <w:ind w:left="720" w:hanging="720"/>
        <w:rPr>
          <w:noProof/>
        </w:rPr>
      </w:pPr>
      <w:r w:rsidRPr="00B1097F">
        <w:rPr>
          <w:noProof/>
        </w:rPr>
        <w:t xml:space="preserve">Harmon, L. J., Losos, J. B., Davies, T. J., Gillespie, R. G., Gittleman, J. L., Jennings, W. B., . . . Mooers, A. Ø. (2010). Early bursts of body size and shape evolution are rare in comparative data. </w:t>
      </w:r>
      <w:r w:rsidRPr="00B1097F">
        <w:rPr>
          <w:i/>
          <w:noProof/>
        </w:rPr>
        <w:t>Evolution, 64</w:t>
      </w:r>
      <w:r w:rsidRPr="00B1097F">
        <w:rPr>
          <w:noProof/>
        </w:rPr>
        <w:t>(8), 2385-2396. doi:</w:t>
      </w:r>
      <w:hyperlink r:id="rId37" w:history="1">
        <w:r w:rsidRPr="00B1097F">
          <w:rPr>
            <w:rStyle w:val="Hyperlink"/>
            <w:noProof/>
          </w:rPr>
          <w:t>https://doi.org/10.1111/j.1558-5646.2010.01025.x</w:t>
        </w:r>
      </w:hyperlink>
    </w:p>
    <w:p w14:paraId="4EB39789" w14:textId="2371FAD9" w:rsidR="00B1097F" w:rsidRPr="00B1097F" w:rsidRDefault="00B1097F" w:rsidP="00B1097F">
      <w:pPr>
        <w:pStyle w:val="EndNoteBibliography"/>
        <w:ind w:left="720" w:hanging="720"/>
        <w:rPr>
          <w:noProof/>
        </w:rPr>
      </w:pPr>
      <w:r w:rsidRPr="00B1097F">
        <w:rPr>
          <w:noProof/>
        </w:rPr>
        <w:t xml:space="preserve">Hennekam, J. J., Benson, R. B. J., Herridge, V. L., Jeffery, N., Torres-Roig, E., Alcover, J. A., &amp; Cox, P. G. (2020). Morphological divergence in giant fossil dormice. </w:t>
      </w:r>
      <w:r w:rsidRPr="00B1097F">
        <w:rPr>
          <w:i/>
          <w:noProof/>
        </w:rPr>
        <w:t>Proceedings of the Royal Society B: Biological Sciences, 287</w:t>
      </w:r>
      <w:r w:rsidRPr="00B1097F">
        <w:rPr>
          <w:noProof/>
        </w:rPr>
        <w:t>(1938), 20202085. doi:</w:t>
      </w:r>
      <w:hyperlink r:id="rId38" w:history="1">
        <w:r w:rsidRPr="00B1097F">
          <w:rPr>
            <w:rStyle w:val="Hyperlink"/>
            <w:noProof/>
          </w:rPr>
          <w:t>https://doi.org/10.1098/rspb.2020.2085</w:t>
        </w:r>
      </w:hyperlink>
    </w:p>
    <w:p w14:paraId="07D703C0" w14:textId="010D8972" w:rsidR="00B1097F" w:rsidRPr="00B1097F" w:rsidRDefault="00B1097F" w:rsidP="00B1097F">
      <w:pPr>
        <w:pStyle w:val="EndNoteBibliography"/>
        <w:ind w:left="720" w:hanging="720"/>
        <w:rPr>
          <w:noProof/>
        </w:rPr>
      </w:pPr>
      <w:r w:rsidRPr="00B1097F">
        <w:rPr>
          <w:noProof/>
        </w:rPr>
        <w:t xml:space="preserve">Hetherington, A. J., Sherratt, E., Ruta, M., Wilkinson, M., Deline, B., &amp; Donoghue, P. C. J. (2015). Do cladistic and morphometric data capture common patterns of morphological disparity? </w:t>
      </w:r>
      <w:r w:rsidRPr="00B1097F">
        <w:rPr>
          <w:i/>
          <w:noProof/>
        </w:rPr>
        <w:t>Palaeontology, 58</w:t>
      </w:r>
      <w:r w:rsidRPr="00B1097F">
        <w:rPr>
          <w:noProof/>
        </w:rPr>
        <w:t>(3), 393-399. doi:</w:t>
      </w:r>
      <w:hyperlink r:id="rId39" w:history="1">
        <w:r w:rsidRPr="00B1097F">
          <w:rPr>
            <w:rStyle w:val="Hyperlink"/>
            <w:noProof/>
          </w:rPr>
          <w:t>https://doi.org/10.1111/pala.12159</w:t>
        </w:r>
      </w:hyperlink>
    </w:p>
    <w:p w14:paraId="7ECDA118" w14:textId="409129C3" w:rsidR="00B1097F" w:rsidRPr="00B1097F" w:rsidRDefault="00B1097F" w:rsidP="00B1097F">
      <w:pPr>
        <w:pStyle w:val="EndNoteBibliography"/>
        <w:ind w:left="720" w:hanging="720"/>
        <w:rPr>
          <w:noProof/>
        </w:rPr>
      </w:pPr>
      <w:r w:rsidRPr="00B1097F">
        <w:rPr>
          <w:noProof/>
        </w:rPr>
        <w:t xml:space="preserve">Kembel, S. W., Cowan, P. D., Helmus, M. R., Cornwell, W. K., Morlon, H., Ackerly, D. D., . . . Webb, C. O. (2010). </w:t>
      </w:r>
      <w:r w:rsidRPr="00B1097F">
        <w:rPr>
          <w:i/>
          <w:noProof/>
        </w:rPr>
        <w:t>Picante</w:t>
      </w:r>
      <w:r w:rsidRPr="00B1097F">
        <w:rPr>
          <w:noProof/>
        </w:rPr>
        <w:t xml:space="preserve">: R tools for integrating phylogenies and ecology. </w:t>
      </w:r>
      <w:r w:rsidRPr="00B1097F">
        <w:rPr>
          <w:i/>
          <w:noProof/>
        </w:rPr>
        <w:t>Bioinformatics, 26</w:t>
      </w:r>
      <w:r w:rsidRPr="00B1097F">
        <w:rPr>
          <w:noProof/>
        </w:rPr>
        <w:t>(11), 1463-1464. doi:</w:t>
      </w:r>
      <w:hyperlink r:id="rId40" w:history="1">
        <w:r w:rsidRPr="00B1097F">
          <w:rPr>
            <w:rStyle w:val="Hyperlink"/>
            <w:noProof/>
          </w:rPr>
          <w:t>https://doi.org/10.1093/bioinformatics/btq166</w:t>
        </w:r>
      </w:hyperlink>
    </w:p>
    <w:p w14:paraId="4E4CC18D" w14:textId="5DF7216E" w:rsidR="00B1097F" w:rsidRPr="00B1097F" w:rsidRDefault="00B1097F" w:rsidP="00B1097F">
      <w:pPr>
        <w:pStyle w:val="EndNoteBibliography"/>
        <w:ind w:left="720" w:hanging="720"/>
        <w:rPr>
          <w:noProof/>
        </w:rPr>
      </w:pPr>
      <w:r w:rsidRPr="00B1097F">
        <w:rPr>
          <w:noProof/>
        </w:rPr>
        <w:t xml:space="preserve">Klingenberg, C. P. (2009). Morphometric integration and modularity in configurations of landmarks: tools for evaluating a priori hypotheses. </w:t>
      </w:r>
      <w:r w:rsidRPr="00B1097F">
        <w:rPr>
          <w:i/>
          <w:noProof/>
        </w:rPr>
        <w:t>Evolution &amp; Development, 11</w:t>
      </w:r>
      <w:r w:rsidRPr="00B1097F">
        <w:rPr>
          <w:noProof/>
        </w:rPr>
        <w:t>(4), 405-421. doi:</w:t>
      </w:r>
      <w:hyperlink r:id="rId41" w:history="1">
        <w:r w:rsidRPr="00B1097F">
          <w:rPr>
            <w:rStyle w:val="Hyperlink"/>
            <w:noProof/>
          </w:rPr>
          <w:t>https://doi.org/10.1111/j.1525-142X.2009.00347.x</w:t>
        </w:r>
      </w:hyperlink>
    </w:p>
    <w:p w14:paraId="013F485B" w14:textId="135B605E" w:rsidR="00B1097F" w:rsidRPr="00B1097F" w:rsidRDefault="00B1097F" w:rsidP="00B1097F">
      <w:pPr>
        <w:pStyle w:val="EndNoteBibliography"/>
        <w:ind w:left="720" w:hanging="720"/>
        <w:rPr>
          <w:noProof/>
        </w:rPr>
      </w:pPr>
      <w:r w:rsidRPr="00B1097F">
        <w:rPr>
          <w:noProof/>
        </w:rPr>
        <w:t xml:space="preserve">Klingenberg, C. P., &amp; Marugán-Lobón, J. (2013). Evolutionary covariation in geometric morphometric data: analyzing integration, modularity, and allometry in a phylogenetic context. </w:t>
      </w:r>
      <w:r w:rsidRPr="00B1097F">
        <w:rPr>
          <w:i/>
          <w:noProof/>
        </w:rPr>
        <w:t>Systematic Biology, 62</w:t>
      </w:r>
      <w:r w:rsidRPr="00B1097F">
        <w:rPr>
          <w:noProof/>
        </w:rPr>
        <w:t>(4), 591-610. doi:</w:t>
      </w:r>
      <w:hyperlink r:id="rId42" w:history="1">
        <w:r w:rsidRPr="00B1097F">
          <w:rPr>
            <w:rStyle w:val="Hyperlink"/>
            <w:noProof/>
          </w:rPr>
          <w:t>https://doi.org/10.1093/sysbio/syt025</w:t>
        </w:r>
      </w:hyperlink>
    </w:p>
    <w:p w14:paraId="49002BEA" w14:textId="43DD6564" w:rsidR="00B1097F" w:rsidRPr="00B1097F" w:rsidRDefault="00B1097F" w:rsidP="00B1097F">
      <w:pPr>
        <w:pStyle w:val="EndNoteBibliography"/>
        <w:ind w:left="720" w:hanging="720"/>
        <w:rPr>
          <w:noProof/>
        </w:rPr>
      </w:pPr>
      <w:r w:rsidRPr="00B1097F">
        <w:rPr>
          <w:noProof/>
        </w:rPr>
        <w:t xml:space="preserve">Kraatz, B., &amp; Sherratt, E. (2016). Evolutionary morphology of the rabbit skull. </w:t>
      </w:r>
      <w:r w:rsidRPr="00B1097F">
        <w:rPr>
          <w:i/>
          <w:noProof/>
        </w:rPr>
        <w:t>PeerJ, 4</w:t>
      </w:r>
      <w:r w:rsidRPr="00B1097F">
        <w:rPr>
          <w:noProof/>
        </w:rPr>
        <w:t>, e2453. doi:</w:t>
      </w:r>
      <w:hyperlink r:id="rId43" w:history="1">
        <w:r w:rsidRPr="00B1097F">
          <w:rPr>
            <w:rStyle w:val="Hyperlink"/>
            <w:noProof/>
          </w:rPr>
          <w:t>https://doi.org/10.7717/peerj.2453</w:t>
        </w:r>
      </w:hyperlink>
    </w:p>
    <w:p w14:paraId="1E9996DA" w14:textId="77777777" w:rsidR="00B1097F" w:rsidRPr="00B1097F" w:rsidRDefault="00B1097F" w:rsidP="00B1097F">
      <w:pPr>
        <w:pStyle w:val="EndNoteBibliography"/>
        <w:ind w:left="720" w:hanging="720"/>
        <w:rPr>
          <w:noProof/>
        </w:rPr>
      </w:pPr>
      <w:r w:rsidRPr="00B1097F">
        <w:rPr>
          <w:noProof/>
        </w:rPr>
        <w:t xml:space="preserve">Legendre, P., &amp; Legendre, L. (2012). </w:t>
      </w:r>
      <w:r w:rsidRPr="00B1097F">
        <w:rPr>
          <w:i/>
          <w:noProof/>
        </w:rPr>
        <w:t>Numerical ecology</w:t>
      </w:r>
      <w:r w:rsidRPr="00B1097F">
        <w:rPr>
          <w:noProof/>
        </w:rPr>
        <w:t xml:space="preserve"> (3rd English Edition ed.): Elsevier.</w:t>
      </w:r>
    </w:p>
    <w:p w14:paraId="16EA7125" w14:textId="33FCD933" w:rsidR="00B1097F" w:rsidRPr="00B1097F" w:rsidRDefault="00B1097F" w:rsidP="00B1097F">
      <w:pPr>
        <w:pStyle w:val="EndNoteBibliography"/>
        <w:ind w:left="720" w:hanging="720"/>
        <w:rPr>
          <w:noProof/>
        </w:rPr>
      </w:pPr>
      <w:r w:rsidRPr="00B1097F">
        <w:rPr>
          <w:noProof/>
        </w:rPr>
        <w:t xml:space="preserve">Lessa, E. P., &amp; Patton, J. L. (1989). Structural constraints, recurrent shapes, and allometry in pocket gophers (genus Thomomys). </w:t>
      </w:r>
      <w:r w:rsidRPr="00B1097F">
        <w:rPr>
          <w:i/>
          <w:noProof/>
        </w:rPr>
        <w:t>Biological Journal of the Linnean Society, 36</w:t>
      </w:r>
      <w:r w:rsidRPr="00B1097F">
        <w:rPr>
          <w:noProof/>
        </w:rPr>
        <w:t>(4), 349-363. doi:</w:t>
      </w:r>
      <w:hyperlink r:id="rId44" w:history="1">
        <w:r w:rsidRPr="00B1097F">
          <w:rPr>
            <w:rStyle w:val="Hyperlink"/>
            <w:noProof/>
          </w:rPr>
          <w:t>https://doi.org/10.1111/j.1095-8312.1989.tb00500.x</w:t>
        </w:r>
      </w:hyperlink>
    </w:p>
    <w:p w14:paraId="2672DE9F" w14:textId="7E6C8B4E" w:rsidR="00B1097F" w:rsidRPr="00B1097F" w:rsidRDefault="00B1097F" w:rsidP="00B1097F">
      <w:pPr>
        <w:pStyle w:val="EndNoteBibliography"/>
        <w:ind w:left="720" w:hanging="720"/>
        <w:rPr>
          <w:noProof/>
        </w:rPr>
      </w:pPr>
      <w:r w:rsidRPr="00B1097F">
        <w:rPr>
          <w:noProof/>
        </w:rPr>
        <w:t xml:space="preserve">Marcy, A. E., Fruciano, C., Phillips, M. J., Mardon, K., &amp; Weisbecker, V. (2018). Low resolution scans can provide a sufficiently accurate, cost- and time-effective alternative to </w:t>
      </w:r>
      <w:r w:rsidRPr="00B1097F">
        <w:rPr>
          <w:noProof/>
        </w:rPr>
        <w:lastRenderedPageBreak/>
        <w:t xml:space="preserve">high resolution scans for 3D shape analyses. </w:t>
      </w:r>
      <w:r w:rsidRPr="00B1097F">
        <w:rPr>
          <w:i/>
          <w:noProof/>
        </w:rPr>
        <w:t>PeerJ, 6</w:t>
      </w:r>
      <w:r w:rsidRPr="00B1097F">
        <w:rPr>
          <w:noProof/>
        </w:rPr>
        <w:t>, e5032. doi:</w:t>
      </w:r>
      <w:hyperlink r:id="rId45" w:history="1">
        <w:r w:rsidRPr="00B1097F">
          <w:rPr>
            <w:rStyle w:val="Hyperlink"/>
            <w:noProof/>
          </w:rPr>
          <w:t>https://doi.org/10.7717/peerj.5032</w:t>
        </w:r>
      </w:hyperlink>
    </w:p>
    <w:p w14:paraId="577BBA22" w14:textId="76B88F23" w:rsidR="00B1097F" w:rsidRPr="00B1097F" w:rsidRDefault="00B1097F" w:rsidP="00B1097F">
      <w:pPr>
        <w:pStyle w:val="EndNoteBibliography"/>
        <w:ind w:left="720" w:hanging="720"/>
        <w:rPr>
          <w:noProof/>
        </w:rPr>
      </w:pPr>
      <w:r w:rsidRPr="00B1097F">
        <w:rPr>
          <w:noProof/>
        </w:rPr>
        <w:t xml:space="preserve">Marcy, A. E., Guillerme, T., Sherratt, E., Rowe, K. C., Phillips, M. J., &amp; Weisbecker, V. (2020). Australian rodents reveal conserved cranial evolutionary allometry across 10 million years of Murid evolution. </w:t>
      </w:r>
      <w:r w:rsidRPr="00B1097F">
        <w:rPr>
          <w:i/>
          <w:noProof/>
        </w:rPr>
        <w:t>The American Naturalist, 196</w:t>
      </w:r>
      <w:r w:rsidRPr="00B1097F">
        <w:rPr>
          <w:noProof/>
        </w:rPr>
        <w:t>(6), 755-768. doi:</w:t>
      </w:r>
      <w:hyperlink r:id="rId46" w:history="1">
        <w:r w:rsidRPr="00B1097F">
          <w:rPr>
            <w:rStyle w:val="Hyperlink"/>
            <w:noProof/>
          </w:rPr>
          <w:t>https://doi.org/10.1086/711398</w:t>
        </w:r>
      </w:hyperlink>
    </w:p>
    <w:p w14:paraId="303BBC1D" w14:textId="525798CF" w:rsidR="00B1097F" w:rsidRPr="00B1097F" w:rsidRDefault="00B1097F" w:rsidP="00B1097F">
      <w:pPr>
        <w:pStyle w:val="EndNoteBibliography"/>
        <w:ind w:left="720" w:hanging="720"/>
        <w:rPr>
          <w:noProof/>
        </w:rPr>
      </w:pPr>
      <w:r w:rsidRPr="00B1097F">
        <w:rPr>
          <w:noProof/>
        </w:rPr>
        <w:t>Marcy, A. E., Hadly, E. A., Sherratt, E., Garland, K., &amp; Weisbecker, V. (2016). Getting a head in hard soils: Convergent skull evolution and divergent allometric patterns explain shape variation in a highly diverse genus of pocket gophers (</w:t>
      </w:r>
      <w:r w:rsidRPr="00B1097F">
        <w:rPr>
          <w:i/>
          <w:noProof/>
        </w:rPr>
        <w:t>Thomomys</w:t>
      </w:r>
      <w:r w:rsidRPr="00B1097F">
        <w:rPr>
          <w:noProof/>
        </w:rPr>
        <w:t xml:space="preserve">). </w:t>
      </w:r>
      <w:r w:rsidRPr="00B1097F">
        <w:rPr>
          <w:i/>
          <w:noProof/>
        </w:rPr>
        <w:t>BMC Evolutionary Biology, 16</w:t>
      </w:r>
      <w:r w:rsidRPr="00B1097F">
        <w:rPr>
          <w:noProof/>
        </w:rPr>
        <w:t>(1), 207. doi:</w:t>
      </w:r>
      <w:hyperlink r:id="rId47" w:history="1">
        <w:r w:rsidRPr="00B1097F">
          <w:rPr>
            <w:rStyle w:val="Hyperlink"/>
            <w:noProof/>
          </w:rPr>
          <w:t>https://doi.org/10.1186/s12862-016-0782-1</w:t>
        </w:r>
      </w:hyperlink>
    </w:p>
    <w:p w14:paraId="5E9EE9D4" w14:textId="6CC7714E" w:rsidR="00B1097F" w:rsidRPr="00B1097F" w:rsidRDefault="00B1097F" w:rsidP="00B1097F">
      <w:pPr>
        <w:pStyle w:val="EndNoteBibliography"/>
        <w:ind w:left="720" w:hanging="720"/>
        <w:rPr>
          <w:noProof/>
        </w:rPr>
      </w:pPr>
      <w:r w:rsidRPr="00B1097F">
        <w:rPr>
          <w:noProof/>
        </w:rPr>
        <w:t xml:space="preserve">Marroig, G., &amp; Cheverud, J. M. (2005). Size as a line of least evolutionary resistance: diet and adaptive morphological radiation in new world monkeys. </w:t>
      </w:r>
      <w:r w:rsidRPr="00B1097F">
        <w:rPr>
          <w:i/>
          <w:noProof/>
        </w:rPr>
        <w:t>Evolution, 59</w:t>
      </w:r>
      <w:r w:rsidRPr="00B1097F">
        <w:rPr>
          <w:noProof/>
        </w:rPr>
        <w:t>(5), 1128-1142. doi:</w:t>
      </w:r>
      <w:hyperlink r:id="rId48" w:history="1">
        <w:r w:rsidRPr="00B1097F">
          <w:rPr>
            <w:rStyle w:val="Hyperlink"/>
            <w:noProof/>
          </w:rPr>
          <w:t>https://doi.org/10.1111/j.0014-3820.2005.tb01049.x</w:t>
        </w:r>
      </w:hyperlink>
    </w:p>
    <w:p w14:paraId="3480D7C0" w14:textId="02E6AA09" w:rsidR="00B1097F" w:rsidRPr="00B1097F" w:rsidRDefault="00B1097F" w:rsidP="00B1097F">
      <w:pPr>
        <w:pStyle w:val="EndNoteBibliography"/>
        <w:ind w:left="720" w:hanging="720"/>
        <w:rPr>
          <w:noProof/>
        </w:rPr>
      </w:pPr>
      <w:r w:rsidRPr="00B1097F">
        <w:rPr>
          <w:noProof/>
        </w:rPr>
        <w:t xml:space="preserve">Mitchell, D. R. (2019). The anatomy of a crushing bite: The specialised cranial mechanics of a giant extinct kangaroo. </w:t>
      </w:r>
      <w:r w:rsidRPr="00B1097F">
        <w:rPr>
          <w:i/>
          <w:noProof/>
        </w:rPr>
        <w:t>PLOS ONE, 14</w:t>
      </w:r>
      <w:r w:rsidRPr="00B1097F">
        <w:rPr>
          <w:noProof/>
        </w:rPr>
        <w:t>(9), e0221287. doi:</w:t>
      </w:r>
      <w:hyperlink r:id="rId49" w:history="1">
        <w:r w:rsidRPr="00B1097F">
          <w:rPr>
            <w:rStyle w:val="Hyperlink"/>
            <w:noProof/>
          </w:rPr>
          <w:t>https://doi.org/10.1371/journal.pone.0221287</w:t>
        </w:r>
      </w:hyperlink>
    </w:p>
    <w:p w14:paraId="3F2A4BFC" w14:textId="587A9ADA" w:rsidR="00B1097F" w:rsidRPr="00B1097F" w:rsidRDefault="00B1097F" w:rsidP="00B1097F">
      <w:pPr>
        <w:pStyle w:val="EndNoteBibliography"/>
        <w:ind w:left="720" w:hanging="720"/>
        <w:rPr>
          <w:noProof/>
        </w:rPr>
      </w:pPr>
      <w:r w:rsidRPr="00B1097F">
        <w:rPr>
          <w:noProof/>
        </w:rPr>
        <w:t xml:space="preserve">Mitchell, D. R., Sherratt, E., Ledogar, J. A., &amp; Wroe, S. (2018). The biomechanics of foraging determines face length among kangaroos and their relatives. </w:t>
      </w:r>
      <w:r w:rsidRPr="00B1097F">
        <w:rPr>
          <w:i/>
          <w:noProof/>
        </w:rPr>
        <w:t>Proceedings of the Royal Society B: Biological Sciences, 285</w:t>
      </w:r>
      <w:r w:rsidRPr="00B1097F">
        <w:rPr>
          <w:noProof/>
        </w:rPr>
        <w:t>(1881), 20180845. doi:</w:t>
      </w:r>
      <w:hyperlink r:id="rId50" w:history="1">
        <w:r w:rsidRPr="00B1097F">
          <w:rPr>
            <w:rStyle w:val="Hyperlink"/>
            <w:noProof/>
          </w:rPr>
          <w:t>https://doi.org/10.1098/rspb.2018.0845</w:t>
        </w:r>
      </w:hyperlink>
    </w:p>
    <w:p w14:paraId="47BC63FD" w14:textId="77777777" w:rsidR="00B1097F" w:rsidRPr="00B1097F" w:rsidRDefault="00B1097F" w:rsidP="00B1097F">
      <w:pPr>
        <w:pStyle w:val="EndNoteBibliography"/>
        <w:ind w:left="720" w:hanging="720"/>
        <w:rPr>
          <w:noProof/>
        </w:rPr>
      </w:pPr>
      <w:r w:rsidRPr="00B1097F">
        <w:rPr>
          <w:noProof/>
        </w:rPr>
        <w:t xml:space="preserve">Mitchell, D. R., Sherratt, E., &amp; Weisbecker, V. (in Press). Facing the facts: Adaptive trade-offs along body size ranges determine mammalian craniofacial scaling </w:t>
      </w:r>
      <w:r w:rsidRPr="00B1097F">
        <w:rPr>
          <w:i/>
          <w:noProof/>
        </w:rPr>
        <w:t>Biological Reviews</w:t>
      </w:r>
      <w:r w:rsidRPr="00B1097F">
        <w:rPr>
          <w:noProof/>
        </w:rPr>
        <w:t xml:space="preserve">. </w:t>
      </w:r>
    </w:p>
    <w:p w14:paraId="7D1ADC2B" w14:textId="7F5D44BC" w:rsidR="00B1097F" w:rsidRPr="00B1097F" w:rsidRDefault="00B1097F" w:rsidP="00B1097F">
      <w:pPr>
        <w:pStyle w:val="EndNoteBibliography"/>
        <w:ind w:left="720" w:hanging="720"/>
        <w:rPr>
          <w:noProof/>
        </w:rPr>
      </w:pPr>
      <w:r w:rsidRPr="00B1097F">
        <w:rPr>
          <w:noProof/>
        </w:rPr>
        <w:t xml:space="preserve">Murray, B. R., Dickman, C. R., Watts, C. H. S., &amp; Morton, S. R. (1999). The dietary ecology of Australian rodents. </w:t>
      </w:r>
      <w:r w:rsidRPr="00B1097F">
        <w:rPr>
          <w:i/>
          <w:noProof/>
        </w:rPr>
        <w:t>Wildlife Research, 26</w:t>
      </w:r>
      <w:r w:rsidRPr="00B1097F">
        <w:rPr>
          <w:noProof/>
        </w:rPr>
        <w:t>(6), 857-858. doi:</w:t>
      </w:r>
      <w:hyperlink r:id="rId51" w:history="1">
        <w:r w:rsidRPr="00B1097F">
          <w:rPr>
            <w:rStyle w:val="Hyperlink"/>
            <w:noProof/>
          </w:rPr>
          <w:t>https://doi.org/10.1071/WR97046_CO</w:t>
        </w:r>
      </w:hyperlink>
    </w:p>
    <w:p w14:paraId="36756A18" w14:textId="1C3708AC" w:rsidR="00B1097F" w:rsidRPr="00B1097F" w:rsidRDefault="00B1097F" w:rsidP="00B1097F">
      <w:pPr>
        <w:pStyle w:val="EndNoteBibliography"/>
        <w:ind w:left="720" w:hanging="720"/>
        <w:rPr>
          <w:noProof/>
        </w:rPr>
      </w:pPr>
      <w:r w:rsidRPr="00B1097F">
        <w:rPr>
          <w:noProof/>
        </w:rPr>
        <w:t xml:space="preserve">Oksanen, J., Simpson, G., Blanchet, F., Kindt, R., Legendre, P., Minchin, P., . . . Weedon, J. (2022). vegan: Community Ecology Package. </w:t>
      </w:r>
      <w:r w:rsidRPr="00B1097F">
        <w:rPr>
          <w:i/>
          <w:noProof/>
        </w:rPr>
        <w:t xml:space="preserve">R package version 2.6-4 </w:t>
      </w:r>
      <w:hyperlink r:id="rId52" w:history="1">
        <w:r w:rsidRPr="00B1097F">
          <w:rPr>
            <w:rStyle w:val="Hyperlink"/>
            <w:i/>
            <w:noProof/>
          </w:rPr>
          <w:t>https://CRAN.R-project.org/package=vegan</w:t>
        </w:r>
      </w:hyperlink>
      <w:r w:rsidRPr="00B1097F">
        <w:rPr>
          <w:noProof/>
        </w:rPr>
        <w:t xml:space="preserve">. </w:t>
      </w:r>
    </w:p>
    <w:p w14:paraId="1B76918F" w14:textId="67191606" w:rsidR="00B1097F" w:rsidRPr="00B1097F" w:rsidRDefault="00B1097F" w:rsidP="00B1097F">
      <w:pPr>
        <w:pStyle w:val="EndNoteBibliography"/>
        <w:ind w:left="720" w:hanging="720"/>
        <w:rPr>
          <w:noProof/>
        </w:rPr>
      </w:pPr>
      <w:r w:rsidRPr="00B1097F">
        <w:rPr>
          <w:noProof/>
        </w:rPr>
        <w:t xml:space="preserve">R Core Team. (2023). R: A Language and Environment for Statistical Computing_. . </w:t>
      </w:r>
      <w:r w:rsidRPr="00B1097F">
        <w:rPr>
          <w:i/>
          <w:noProof/>
        </w:rPr>
        <w:t xml:space="preserve">R Foundation for Statistical Computing, Vienna, Austria. </w:t>
      </w:r>
      <w:hyperlink r:id="rId53" w:history="1">
        <w:r w:rsidRPr="00B1097F">
          <w:rPr>
            <w:rStyle w:val="Hyperlink"/>
            <w:i/>
            <w:noProof/>
          </w:rPr>
          <w:t>https://www.R-project.org/</w:t>
        </w:r>
      </w:hyperlink>
      <w:r w:rsidRPr="00B1097F">
        <w:rPr>
          <w:noProof/>
        </w:rPr>
        <w:t xml:space="preserve">. </w:t>
      </w:r>
    </w:p>
    <w:p w14:paraId="4EBC26B6" w14:textId="2C223D55" w:rsidR="00B1097F" w:rsidRPr="00B1097F" w:rsidRDefault="00B1097F" w:rsidP="00B1097F">
      <w:pPr>
        <w:pStyle w:val="EndNoteBibliography"/>
        <w:ind w:left="720" w:hanging="720"/>
        <w:rPr>
          <w:noProof/>
        </w:rPr>
      </w:pPr>
      <w:r w:rsidRPr="00B1097F">
        <w:rPr>
          <w:noProof/>
        </w:rPr>
        <w:t xml:space="preserve">Samuels, J. X. (2009). Cranial morphology and dietary habits of rodents. </w:t>
      </w:r>
      <w:r w:rsidRPr="00B1097F">
        <w:rPr>
          <w:i/>
          <w:noProof/>
        </w:rPr>
        <w:t>Zoological Journal of the Linnean Society, 156</w:t>
      </w:r>
      <w:r w:rsidRPr="00B1097F">
        <w:rPr>
          <w:noProof/>
        </w:rPr>
        <w:t>(4), 864-888. doi:</w:t>
      </w:r>
      <w:hyperlink r:id="rId54" w:history="1">
        <w:r w:rsidRPr="00B1097F">
          <w:rPr>
            <w:rStyle w:val="Hyperlink"/>
            <w:noProof/>
          </w:rPr>
          <w:t>https://doi.org/10.1111/j.1096-3642.2009.00502.x</w:t>
        </w:r>
      </w:hyperlink>
    </w:p>
    <w:p w14:paraId="25D207BF" w14:textId="38E5B9CB" w:rsidR="00B1097F" w:rsidRPr="00B1097F" w:rsidRDefault="00B1097F" w:rsidP="00B1097F">
      <w:pPr>
        <w:pStyle w:val="EndNoteBibliography"/>
        <w:ind w:left="720" w:hanging="720"/>
        <w:rPr>
          <w:noProof/>
        </w:rPr>
      </w:pPr>
      <w:r w:rsidRPr="00B1097F">
        <w:rPr>
          <w:noProof/>
        </w:rPr>
        <w:t xml:space="preserve">Sansalone, G., Colangelo, P., Loy, A., Raia, P., Wroe, S., &amp; Piras, P. (2019). Impact of transition to a subterranean lifestyle on morphological disparity and integration in talpid moles (Mammalia, Talpidae). </w:t>
      </w:r>
      <w:r w:rsidRPr="00B1097F">
        <w:rPr>
          <w:i/>
          <w:noProof/>
        </w:rPr>
        <w:t>BMC Evolutionary Biology, 19</w:t>
      </w:r>
      <w:r w:rsidRPr="00B1097F">
        <w:rPr>
          <w:noProof/>
        </w:rPr>
        <w:t>(1), 179. doi:</w:t>
      </w:r>
      <w:hyperlink r:id="rId55" w:history="1">
        <w:r w:rsidRPr="00B1097F">
          <w:rPr>
            <w:rStyle w:val="Hyperlink"/>
            <w:noProof/>
          </w:rPr>
          <w:t>https://doi.org/10.1186/s12862-019-1506-0</w:t>
        </w:r>
      </w:hyperlink>
    </w:p>
    <w:p w14:paraId="1B265722" w14:textId="77777777" w:rsidR="00B1097F" w:rsidRPr="00B1097F" w:rsidRDefault="00B1097F" w:rsidP="00B1097F">
      <w:pPr>
        <w:pStyle w:val="EndNoteBibliography"/>
        <w:ind w:left="720" w:hanging="720"/>
        <w:rPr>
          <w:noProof/>
        </w:rPr>
      </w:pPr>
      <w:r w:rsidRPr="00B1097F">
        <w:rPr>
          <w:noProof/>
        </w:rPr>
        <w:t xml:space="preserve">Segura, V., Flores, D., &amp; Deferrari, G. (2023). Comparison of skull growth in two ecosystem modifiers: beavers Castor canadensis (Rodentia: Castoridae) and muskrats Ondatra zibethicus (Rodentia: Cricetidae). </w:t>
      </w:r>
      <w:r w:rsidRPr="00B1097F">
        <w:rPr>
          <w:i/>
          <w:noProof/>
        </w:rPr>
        <w:t>Zoologischer Anzeiger, 304</w:t>
      </w:r>
      <w:r w:rsidRPr="00B1097F">
        <w:rPr>
          <w:noProof/>
        </w:rPr>
        <w:t xml:space="preserve">, 61-72. </w:t>
      </w:r>
    </w:p>
    <w:p w14:paraId="1FE891F2" w14:textId="77777777" w:rsidR="00B1097F" w:rsidRPr="00B1097F" w:rsidRDefault="00B1097F" w:rsidP="00B1097F">
      <w:pPr>
        <w:pStyle w:val="EndNoteBibliography"/>
        <w:ind w:left="720" w:hanging="720"/>
        <w:rPr>
          <w:noProof/>
        </w:rPr>
      </w:pPr>
      <w:r w:rsidRPr="00B1097F">
        <w:rPr>
          <w:noProof/>
        </w:rPr>
        <w:t xml:space="preserve">Singleton, M. (2005). Functional shape variation in the Cercopithecine masticatory complex. In D. E. Slice (Ed.), </w:t>
      </w:r>
      <w:r w:rsidRPr="00B1097F">
        <w:rPr>
          <w:i/>
          <w:noProof/>
        </w:rPr>
        <w:t>Modern Morphometrics in Physical Anthropology</w:t>
      </w:r>
      <w:r w:rsidRPr="00B1097F">
        <w:rPr>
          <w:noProof/>
        </w:rPr>
        <w:t xml:space="preserve"> (pp. 319-348). Boston, MA: Springer US.</w:t>
      </w:r>
    </w:p>
    <w:p w14:paraId="548F6565" w14:textId="6E1D0A74" w:rsidR="00B1097F" w:rsidRPr="00B1097F" w:rsidRDefault="00B1097F" w:rsidP="00B1097F">
      <w:pPr>
        <w:pStyle w:val="EndNoteBibliography"/>
        <w:ind w:left="720" w:hanging="720"/>
        <w:rPr>
          <w:noProof/>
        </w:rPr>
      </w:pPr>
      <w:r w:rsidRPr="00B1097F">
        <w:rPr>
          <w:noProof/>
        </w:rPr>
        <w:t xml:space="preserve">Smaers, J. B., Rothman, R. S., Hudson, D. R., Balanoff, A. M., Beatty, B., Dechmann, D. K. N., . . . Safi, K. (2021). The evolution of mammalian brain size. </w:t>
      </w:r>
      <w:r w:rsidRPr="00B1097F">
        <w:rPr>
          <w:i/>
          <w:noProof/>
        </w:rPr>
        <w:t>Science Advances, 7</w:t>
      </w:r>
      <w:r w:rsidRPr="00B1097F">
        <w:rPr>
          <w:noProof/>
        </w:rPr>
        <w:t>(18), eabe2101. doi:</w:t>
      </w:r>
      <w:hyperlink r:id="rId56" w:history="1">
        <w:r w:rsidRPr="00B1097F">
          <w:rPr>
            <w:rStyle w:val="Hyperlink"/>
            <w:noProof/>
          </w:rPr>
          <w:t>https://doi.org/10.1126/sciadv.abe2101</w:t>
        </w:r>
      </w:hyperlink>
    </w:p>
    <w:p w14:paraId="24FE099C" w14:textId="67539B3A" w:rsidR="00B1097F" w:rsidRPr="00B1097F" w:rsidRDefault="00B1097F" w:rsidP="00B1097F">
      <w:pPr>
        <w:pStyle w:val="EndNoteBibliography"/>
        <w:ind w:left="720" w:hanging="720"/>
        <w:rPr>
          <w:noProof/>
        </w:rPr>
      </w:pPr>
      <w:r w:rsidRPr="00B1097F">
        <w:rPr>
          <w:noProof/>
        </w:rPr>
        <w:lastRenderedPageBreak/>
        <w:t xml:space="preserve">Smissen, P. J., &amp; Rowe, K. C. (2018). Repeated biome transitions in the evolution of Australian rodents. </w:t>
      </w:r>
      <w:r w:rsidRPr="00B1097F">
        <w:rPr>
          <w:i/>
          <w:noProof/>
        </w:rPr>
        <w:t>Molecular Phylogenetics and Evolution, 128</w:t>
      </w:r>
      <w:r w:rsidRPr="00B1097F">
        <w:rPr>
          <w:noProof/>
        </w:rPr>
        <w:t>, 182-191. doi:</w:t>
      </w:r>
      <w:hyperlink r:id="rId57" w:history="1">
        <w:r w:rsidRPr="00B1097F">
          <w:rPr>
            <w:rStyle w:val="Hyperlink"/>
            <w:noProof/>
          </w:rPr>
          <w:t>https://doi.org/10.1016/j.ympev.2018.07.015</w:t>
        </w:r>
      </w:hyperlink>
    </w:p>
    <w:p w14:paraId="4A706D70" w14:textId="6AFD888F" w:rsidR="00B1097F" w:rsidRPr="00B1097F" w:rsidRDefault="00B1097F" w:rsidP="00B1097F">
      <w:pPr>
        <w:pStyle w:val="EndNoteBibliography"/>
        <w:ind w:left="720" w:hanging="720"/>
        <w:rPr>
          <w:noProof/>
        </w:rPr>
      </w:pPr>
      <w:r w:rsidRPr="00B1097F">
        <w:rPr>
          <w:noProof/>
        </w:rPr>
        <w:t xml:space="preserve">Strait, D. S., Weber, G. W., Neubauer, S., Chalk, J., Richmond, B. G., Lucas, P. W., . . . Smith, A. L. (2009). The feeding biomechanics and dietary ecology of </w:t>
      </w:r>
      <w:r w:rsidRPr="00B1097F">
        <w:rPr>
          <w:i/>
          <w:noProof/>
        </w:rPr>
        <w:t>Australopithecus africanus</w:t>
      </w:r>
      <w:r w:rsidRPr="00B1097F">
        <w:rPr>
          <w:noProof/>
        </w:rPr>
        <w:t xml:space="preserve">. </w:t>
      </w:r>
      <w:r w:rsidRPr="00B1097F">
        <w:rPr>
          <w:i/>
          <w:noProof/>
        </w:rPr>
        <w:t>Proceedings of the National Academy of Sciences, 106</w:t>
      </w:r>
      <w:r w:rsidRPr="00B1097F">
        <w:rPr>
          <w:noProof/>
        </w:rPr>
        <w:t>(7), 2124-2129. doi:</w:t>
      </w:r>
      <w:hyperlink r:id="rId58" w:history="1">
        <w:r w:rsidRPr="00B1097F">
          <w:rPr>
            <w:rStyle w:val="Hyperlink"/>
            <w:noProof/>
          </w:rPr>
          <w:t>https://doi.org/10.1073/pnas.0808730106</w:t>
        </w:r>
      </w:hyperlink>
    </w:p>
    <w:p w14:paraId="4E2F6A6A" w14:textId="77777777" w:rsidR="00B1097F" w:rsidRPr="00B1097F" w:rsidRDefault="00B1097F" w:rsidP="00B1097F">
      <w:pPr>
        <w:pStyle w:val="EndNoteBibliography"/>
        <w:ind w:left="720" w:hanging="720"/>
        <w:rPr>
          <w:noProof/>
        </w:rPr>
      </w:pPr>
      <w:r w:rsidRPr="00B1097F">
        <w:rPr>
          <w:noProof/>
        </w:rPr>
        <w:t xml:space="preserve">Van Valkenburgh, B. (1989). Carnivore dental adaptations and diet: A study of trophic diversity within Guilds. In J. L. Gittleman (Ed.), </w:t>
      </w:r>
      <w:r w:rsidRPr="00B1097F">
        <w:rPr>
          <w:i/>
          <w:noProof/>
        </w:rPr>
        <w:t>Carnivore Behavior, Ecology, and Evolution</w:t>
      </w:r>
      <w:r w:rsidRPr="00B1097F">
        <w:rPr>
          <w:noProof/>
        </w:rPr>
        <w:t xml:space="preserve"> (pp. 410-436). Boston, MA: Springer US.</w:t>
      </w:r>
    </w:p>
    <w:p w14:paraId="34E32C71" w14:textId="314A10E9" w:rsidR="00B1097F" w:rsidRPr="00B1097F" w:rsidRDefault="00B1097F" w:rsidP="00B1097F">
      <w:pPr>
        <w:pStyle w:val="EndNoteBibliography"/>
        <w:ind w:left="720" w:hanging="720"/>
        <w:rPr>
          <w:noProof/>
        </w:rPr>
      </w:pPr>
      <w:r w:rsidRPr="00B1097F">
        <w:rPr>
          <w:noProof/>
        </w:rPr>
        <w:t xml:space="preserve">Voje, K. L., Hansen, T. F., Egset, C. K., Bolstad, G. H., &amp; Pélabon, C. (2014). Allometric constraints and the evolution of allometry. </w:t>
      </w:r>
      <w:r w:rsidRPr="00B1097F">
        <w:rPr>
          <w:i/>
          <w:noProof/>
        </w:rPr>
        <w:t>Evolution, 68</w:t>
      </w:r>
      <w:r w:rsidRPr="00B1097F">
        <w:rPr>
          <w:noProof/>
        </w:rPr>
        <w:t>(3), 866-885. doi:</w:t>
      </w:r>
      <w:hyperlink r:id="rId59" w:history="1">
        <w:r w:rsidRPr="00B1097F">
          <w:rPr>
            <w:rStyle w:val="Hyperlink"/>
            <w:noProof/>
          </w:rPr>
          <w:t>https://doi.org/10.1111/evo.12312</w:t>
        </w:r>
      </w:hyperlink>
    </w:p>
    <w:p w14:paraId="4E522C47" w14:textId="090DB207" w:rsidR="00B1097F" w:rsidRPr="00B1097F" w:rsidRDefault="00B1097F" w:rsidP="00B1097F">
      <w:pPr>
        <w:pStyle w:val="EndNoteBibliography"/>
        <w:ind w:left="720" w:hanging="720"/>
        <w:rPr>
          <w:noProof/>
        </w:rPr>
      </w:pPr>
      <w:r w:rsidRPr="00B1097F">
        <w:rPr>
          <w:noProof/>
        </w:rPr>
        <w:t xml:space="preserve">Weisbecker, V., Guillerme, T., Speck, C., Sherratt, E., Abraha, H. M., Sharp, A. C., . . . Panagiotopoulou, O. (2019). Individual variation of the masticatory system dominates 3D skull shape in the herbivory-adapted marsupial wombats. </w:t>
      </w:r>
      <w:r w:rsidRPr="00B1097F">
        <w:rPr>
          <w:i/>
          <w:noProof/>
        </w:rPr>
        <w:t>Frontiers in Zoology, 16</w:t>
      </w:r>
      <w:r w:rsidRPr="00B1097F">
        <w:rPr>
          <w:noProof/>
        </w:rPr>
        <w:t>(1), 41. doi:</w:t>
      </w:r>
      <w:hyperlink r:id="rId60" w:history="1">
        <w:r w:rsidRPr="00B1097F">
          <w:rPr>
            <w:rStyle w:val="Hyperlink"/>
            <w:noProof/>
          </w:rPr>
          <w:t>https://doi.org/10.1186/s12983-019-0338-5</w:t>
        </w:r>
      </w:hyperlink>
    </w:p>
    <w:p w14:paraId="5EF7ABC0" w14:textId="7C91D726" w:rsidR="00B1097F" w:rsidRPr="00B1097F" w:rsidRDefault="00B1097F" w:rsidP="00B1097F">
      <w:pPr>
        <w:pStyle w:val="EndNoteBibliography"/>
        <w:ind w:left="720" w:hanging="720"/>
        <w:rPr>
          <w:noProof/>
        </w:rPr>
      </w:pPr>
      <w:r w:rsidRPr="00B1097F">
        <w:rPr>
          <w:noProof/>
        </w:rPr>
        <w:t xml:space="preserve">Weisbecker, V., Rowe, T., Wroe, S., Macrini, T. E., Garland, K. L. S., Travouillon, K. J., . . . Sherratt, E. (2021). Global elongation and high shape flexibility as an evolutionary hypothesis of accommodating mammalian brains into skulls. </w:t>
      </w:r>
      <w:r w:rsidRPr="00B1097F">
        <w:rPr>
          <w:i/>
          <w:noProof/>
        </w:rPr>
        <w:t>Evolution, 75</w:t>
      </w:r>
      <w:r w:rsidRPr="00B1097F">
        <w:rPr>
          <w:noProof/>
        </w:rPr>
        <w:t>(3), 625-640. doi:</w:t>
      </w:r>
      <w:hyperlink r:id="rId61" w:history="1">
        <w:r w:rsidRPr="00B1097F">
          <w:rPr>
            <w:rStyle w:val="Hyperlink"/>
            <w:noProof/>
          </w:rPr>
          <w:t>https://doi.org/10.1111/evo.14163</w:t>
        </w:r>
      </w:hyperlink>
    </w:p>
    <w:p w14:paraId="1E30A0BA" w14:textId="275C1B30" w:rsidR="00B1097F" w:rsidRPr="00B1097F" w:rsidRDefault="00B1097F" w:rsidP="00B1097F">
      <w:pPr>
        <w:pStyle w:val="EndNoteBibliography"/>
        <w:ind w:left="720" w:hanging="720"/>
        <w:rPr>
          <w:noProof/>
        </w:rPr>
      </w:pPr>
      <w:r w:rsidRPr="00B1097F">
        <w:rPr>
          <w:noProof/>
        </w:rPr>
        <w:t xml:space="preserve">Williams, S. H., Peiffer, E., &amp; Ford, S. (2009). Gape and bite force in the rodents </w:t>
      </w:r>
      <w:r w:rsidRPr="00B1097F">
        <w:rPr>
          <w:i/>
          <w:noProof/>
        </w:rPr>
        <w:t>Onychomys leucogaster</w:t>
      </w:r>
      <w:r w:rsidRPr="00B1097F">
        <w:rPr>
          <w:noProof/>
        </w:rPr>
        <w:t xml:space="preserve"> and </w:t>
      </w:r>
      <w:r w:rsidRPr="00B1097F">
        <w:rPr>
          <w:i/>
          <w:noProof/>
        </w:rPr>
        <w:t>Peromyscus maniculatus</w:t>
      </w:r>
      <w:r w:rsidRPr="00B1097F">
        <w:rPr>
          <w:noProof/>
        </w:rPr>
        <w:t xml:space="preserve">: Does jaw-muscle anatomy predict performance? </w:t>
      </w:r>
      <w:r w:rsidRPr="00B1097F">
        <w:rPr>
          <w:i/>
          <w:noProof/>
        </w:rPr>
        <w:t>Journal of Morphology, 270</w:t>
      </w:r>
      <w:r w:rsidRPr="00B1097F">
        <w:rPr>
          <w:noProof/>
        </w:rPr>
        <w:t>(11), 1338-1347. doi:</w:t>
      </w:r>
      <w:hyperlink r:id="rId62" w:history="1">
        <w:r w:rsidRPr="00B1097F">
          <w:rPr>
            <w:rStyle w:val="Hyperlink"/>
            <w:noProof/>
          </w:rPr>
          <w:t>https://doi.org/10.1002/jmor.10761</w:t>
        </w:r>
      </w:hyperlink>
    </w:p>
    <w:p w14:paraId="3FB115AA" w14:textId="2E8A63D5" w:rsidR="00B1097F" w:rsidRPr="00B1097F" w:rsidRDefault="00B1097F" w:rsidP="00B1097F">
      <w:pPr>
        <w:pStyle w:val="EndNoteBibliography"/>
        <w:ind w:left="720" w:hanging="720"/>
        <w:rPr>
          <w:noProof/>
        </w:rPr>
      </w:pPr>
      <w:r w:rsidRPr="00B1097F">
        <w:rPr>
          <w:noProof/>
        </w:rPr>
        <w:t xml:space="preserve">Wilson, L. A. B. (2013). Allometric disparity in rodent evolution. </w:t>
      </w:r>
      <w:r w:rsidRPr="00B1097F">
        <w:rPr>
          <w:i/>
          <w:noProof/>
        </w:rPr>
        <w:t>Ecology and Evolution, 3</w:t>
      </w:r>
      <w:r w:rsidRPr="00B1097F">
        <w:rPr>
          <w:noProof/>
        </w:rPr>
        <w:t>(4), 971-984. doi:</w:t>
      </w:r>
      <w:hyperlink r:id="rId63" w:history="1">
        <w:r w:rsidRPr="00B1097F">
          <w:rPr>
            <w:rStyle w:val="Hyperlink"/>
            <w:noProof/>
          </w:rPr>
          <w:t>https://doi.org/10.1002/ece3.521</w:t>
        </w:r>
      </w:hyperlink>
    </w:p>
    <w:p w14:paraId="05115AC3" w14:textId="158EDB7E" w:rsidR="00B1097F" w:rsidRPr="00B1097F" w:rsidRDefault="00B1097F" w:rsidP="00B1097F">
      <w:pPr>
        <w:pStyle w:val="EndNoteBibliography"/>
        <w:ind w:left="720" w:hanging="720"/>
        <w:rPr>
          <w:noProof/>
        </w:rPr>
      </w:pPr>
      <w:r w:rsidRPr="00B1097F">
        <w:rPr>
          <w:noProof/>
        </w:rPr>
        <w:t xml:space="preserve">Young, N. M., Linde-Medina, M., Fondon, J. W., Hallgrímsson, B., &amp; Marcucio, R. S. (2017). Craniofacial diversification in the domestic pigeon and the evolution of the avian skull. </w:t>
      </w:r>
      <w:r w:rsidRPr="00B1097F">
        <w:rPr>
          <w:i/>
          <w:noProof/>
        </w:rPr>
        <w:t>Nature Ecology &amp; Evolution, 1</w:t>
      </w:r>
      <w:r w:rsidRPr="00B1097F">
        <w:rPr>
          <w:noProof/>
        </w:rPr>
        <w:t>(4), 0095. doi:</w:t>
      </w:r>
      <w:hyperlink r:id="rId64" w:history="1">
        <w:r w:rsidRPr="00B1097F">
          <w:rPr>
            <w:rStyle w:val="Hyperlink"/>
            <w:noProof/>
          </w:rPr>
          <w:t>https://doi.org/10.1038/s41559-017-0095</w:t>
        </w:r>
      </w:hyperlink>
    </w:p>
    <w:p w14:paraId="24D19F8E" w14:textId="77777777" w:rsidR="00B1097F" w:rsidRPr="00B1097F" w:rsidRDefault="00B1097F" w:rsidP="00B1097F">
      <w:pPr>
        <w:pStyle w:val="EndNoteBibliography"/>
        <w:ind w:left="720" w:hanging="720"/>
        <w:rPr>
          <w:noProof/>
        </w:rPr>
      </w:pPr>
      <w:r w:rsidRPr="00B1097F">
        <w:rPr>
          <w:noProof/>
        </w:rPr>
        <w:t xml:space="preserve">Zelditch, M. L., &amp; Swiderski, D. L. (2023). The predictable complexity of evolutionary allometry. </w:t>
      </w:r>
      <w:r w:rsidRPr="00B1097F">
        <w:rPr>
          <w:i/>
          <w:noProof/>
        </w:rPr>
        <w:t>Evolutionary Biology, 50</w:t>
      </w:r>
      <w:r w:rsidRPr="00B1097F">
        <w:rPr>
          <w:noProof/>
        </w:rPr>
        <w:t xml:space="preserve">(1), 56-77. </w:t>
      </w:r>
    </w:p>
    <w:p w14:paraId="30972CFF" w14:textId="05D3AE47"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18C63F59" w14:textId="77777777" w:rsidR="009A5291" w:rsidRDefault="009A5291" w:rsidP="009A5291">
      <w:pPr>
        <w:spacing w:line="480" w:lineRule="auto"/>
        <w:rPr>
          <w:b/>
        </w:rPr>
      </w:pPr>
      <w:r>
        <w:rPr>
          <w:b/>
        </w:rPr>
        <w:t xml:space="preserve">Availability of data and materials: </w:t>
      </w:r>
      <w:r>
        <w:t>The dataset of 3D specimen scans analysed during the current study are available in the MorphoSource repository (</w:t>
      </w:r>
      <w:r>
        <w:rPr>
          <w:color w:val="0000FF"/>
          <w:u w:val="single"/>
        </w:rPr>
        <w:t>https://www.morphosource.org/projects/00000C561</w:t>
      </w:r>
      <w:r>
        <w:t xml:space="preserve">). The dataset of landmark coordinates and the fully reproducible code for the analyses in the current study are available on GitHub </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7777777" w:rsidR="009A5291" w:rsidRDefault="009A5291" w:rsidP="009A5291">
      <w:pPr>
        <w:spacing w:line="480" w:lineRule="auto"/>
      </w:pPr>
      <w:r>
        <w:rPr>
          <w:b/>
        </w:rPr>
        <w:t xml:space="preserve">Authors’ contributions: </w:t>
      </w:r>
      <w:r>
        <w:t>AEM and VW conceived the original idea. AEM collected the data. AEM analysed the data with support from TG and VW. AEM</w:t>
      </w:r>
      <w:ins w:id="121" w:author="Vera Weisbecker" w:date="2023-11-20T18:22:00Z">
        <w:r>
          <w:t xml:space="preserve"> and VW</w:t>
        </w:r>
      </w:ins>
      <w:r>
        <w:t xml:space="preserve"> wrote the manuscript with support from </w:t>
      </w:r>
      <w:del w:id="122" w:author="Vera Weisbecker" w:date="2023-11-20T18:23:00Z">
        <w:r w:rsidDel="00480F1D">
          <w:delText xml:space="preserve">VW, </w:delText>
        </w:r>
      </w:del>
      <w:r>
        <w:t xml:space="preserve">TG, and MJP. VW and MJP provided supervision on the project. </w:t>
      </w:r>
    </w:p>
    <w:p w14:paraId="055B34A1" w14:textId="77777777" w:rsidR="009A5291" w:rsidRDefault="009A5291" w:rsidP="009A5291">
      <w:pPr>
        <w:spacing w:line="480" w:lineRule="auto"/>
      </w:pPr>
    </w:p>
    <w:p w14:paraId="1F0199DA" w14:textId="2BCA36B9" w:rsidR="009A5291" w:rsidRDefault="009A5291" w:rsidP="009A5291">
      <w:pPr>
        <w:spacing w:line="480" w:lineRule="auto"/>
        <w:rPr>
          <w:b/>
        </w:rPr>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r w:rsidRPr="009A5291">
        <w:t xml:space="preserve"> </w:t>
      </w:r>
      <w:r>
        <w:t xml:space="preserve"> This study was funded by </w:t>
      </w:r>
      <w:r>
        <w:t>Discovery Grant DP170103227 to VW and MP</w:t>
      </w:r>
      <w:r w:rsidR="009502DF">
        <w:t xml:space="preserve"> as well as</w:t>
      </w:r>
      <w:r>
        <w:t xml:space="preserve"> Center of Excellence funding</w:t>
      </w:r>
      <w:r>
        <w:t xml:space="preserve"> CE170100015</w:t>
      </w:r>
      <w:r>
        <w:t xml:space="preserve">,  and Future Fellowship funding </w:t>
      </w:r>
      <w:r>
        <w:t xml:space="preserve">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5"/>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6"/>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B1097F">
      <w:footerReference w:type="default" r:id="rId67"/>
      <w:pgSz w:w="12240" w:h="15840"/>
      <w:pgMar w:top="1440" w:right="1440" w:bottom="1440" w:left="1440" w:header="0" w:footer="720" w:gutter="0"/>
      <w:lnNumType w:countBy="1" w:restart="continuous"/>
      <w:pgNumType w:start="1"/>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Unknown Author" w:date="2023-11-02T14:01:00Z" w:initials="">
    <w:p w14:paraId="4915EC18" w14:textId="748FD498" w:rsidR="008922AE" w:rsidRDefault="00000000">
      <w:r>
        <w:rPr>
          <w:sz w:val="20"/>
        </w:rPr>
        <w:t>After looking at figure 5, you’re mainly looking at morphological distance through time for each pairs of species. I.e. the phylo distance part here is just time of divergence for each species pair. Not that big of a semantic problem but I might wonder if it’s not overselling it (but maybe overselling is fine as well?).</w:t>
      </w:r>
    </w:p>
  </w:comment>
  <w:comment w:id="43" w:author="Vera Weisbecker" w:date="2023-11-21T16:26:00Z" w:initials="VW">
    <w:p w14:paraId="17FBD571" w14:textId="77777777" w:rsidR="00245C5E" w:rsidRDefault="00245C5E" w:rsidP="00D438CB">
      <w:pPr>
        <w:pStyle w:val="CommentText"/>
      </w:pPr>
      <w:r>
        <w:rPr>
          <w:rStyle w:val="CommentReference"/>
        </w:rPr>
        <w:annotationRef/>
      </w:r>
      <w:r>
        <w:t>Is this better?</w:t>
      </w:r>
    </w:p>
  </w:comment>
  <w:comment w:id="66" w:author="Unknown Author" w:date="2023-11-02T13:50:00Z" w:initials="">
    <w:p w14:paraId="3568F8A6" w14:textId="33DCF54C" w:rsidR="008922AE" w:rsidRDefault="00000000">
      <w:r>
        <w:rPr>
          <w:sz w:val="20"/>
        </w:rPr>
        <w:t>The axes labels on e and f are both PC1, is that a bug or is that PC1_shape vs. PC1_residuals?</w:t>
      </w:r>
    </w:p>
  </w:comment>
  <w:comment w:id="67" w:author="Vera Weisbecker" w:date="2023-11-20T16:44:00Z" w:initials="VW">
    <w:p w14:paraId="7DE1B3D5" w14:textId="77777777" w:rsidR="00002B33" w:rsidRDefault="00002B33" w:rsidP="0019345F">
      <w:pPr>
        <w:pStyle w:val="CommentText"/>
      </w:pPr>
      <w:r>
        <w:rPr>
          <w:rStyle w:val="CommentReference"/>
        </w:rPr>
        <w:annotationRef/>
      </w:r>
      <w:r>
        <w:t xml:space="preserve">F is shape residual like d but with different colours; e is the residuals without </w:t>
      </w:r>
      <w:r>
        <w:rPr>
          <w:i/>
          <w:iCs/>
        </w:rPr>
        <w:t xml:space="preserve">Notomys. </w:t>
      </w:r>
      <w:r>
        <w:t>I think that this is clear enough from the caption.</w:t>
      </w:r>
    </w:p>
  </w:comment>
  <w:comment w:id="83" w:author="Matt Phillips" w:date="2023-11-07T23:04:00Z" w:initials="MP">
    <w:p w14:paraId="65264B38" w14:textId="6F063314" w:rsidR="00564AD8" w:rsidRDefault="00564AD8" w:rsidP="00A96C6E">
      <w:pPr>
        <w:pStyle w:val="CommentText"/>
      </w:pPr>
      <w:r>
        <w:rPr>
          <w:rStyle w:val="CommentReference"/>
        </w:rPr>
        <w:annotationRef/>
      </w:r>
      <w:r>
        <w:rPr>
          <w:lang w:val="en-AU"/>
        </w:rPr>
        <w:t>That answers my question above!</w:t>
      </w:r>
    </w:p>
  </w:comment>
  <w:comment w:id="84" w:author="Vera Weisbecker" w:date="2023-11-20T16:49:00Z" w:initials="VW">
    <w:p w14:paraId="03FE6651" w14:textId="77777777" w:rsidR="00381040" w:rsidRDefault="00381040" w:rsidP="00067ACD">
      <w:pPr>
        <w:pStyle w:val="CommentText"/>
      </w:pPr>
      <w:r>
        <w:rPr>
          <w:rStyle w:val="CommentReference"/>
        </w:rPr>
        <w:annotationRef/>
      </w:r>
      <w:r>
        <w:t>Also added clarification in the methods</w:t>
      </w:r>
    </w:p>
  </w:comment>
  <w:comment w:id="97" w:author="Unknown Author" w:date="2023-11-02T13:59:00Z" w:initials="">
    <w:p w14:paraId="06841706" w14:textId="312F61E7" w:rsidR="008922AE" w:rsidRDefault="00000000">
      <w:r>
        <w:rPr>
          <w:sz w:val="20"/>
        </w:rPr>
        <w:t>Although I think the figure is fine like this in showing the link (or absence thereof?) between morpho and time. The colour coding of the plots is pretty much impossible to read for me (but again, maybe not that important, I can focus on the outliers where it’s a bit clearer).</w:t>
      </w:r>
    </w:p>
  </w:comment>
  <w:comment w:id="98" w:author="Vera Weisbecker" w:date="2023-11-20T16:59:00Z" w:initials="VW">
    <w:p w14:paraId="7579B209" w14:textId="77777777" w:rsidR="00076B55" w:rsidRDefault="00076B55" w:rsidP="00E61BE2">
      <w:pPr>
        <w:pStyle w:val="CommentText"/>
      </w:pPr>
      <w:r>
        <w:rPr>
          <w:rStyle w:val="CommentReference"/>
        </w:rPr>
        <w:annotationRef/>
      </w:r>
      <w:r>
        <w:t>We weren't quite sure how to improve on this but the point is still made. I'm happy to submit this and if there's a complaint, we can change?</w:t>
      </w:r>
    </w:p>
  </w:comment>
  <w:comment w:id="111" w:author="Unknown Author" w:date="2023-11-02T14:08:00Z" w:initials="">
    <w:p w14:paraId="1473FC60" w14:textId="22B6CFAA" w:rsidR="008922AE" w:rsidRDefault="00000000">
      <w:r>
        <w:rPr>
          <w:sz w:val="20"/>
        </w:rPr>
        <w:t>This sentence makes me think a lot of convergence. Might be useless to test here because there’s already enough in this paper but if morphological distance does not increase with time that straight makes me think that the trait evolution is not BM and thus that there is selection pressures or devlopmental constraints that restricts or channel the morphology. That could go well to support Rex’s et al 2023x’s idea!</w:t>
      </w:r>
    </w:p>
  </w:comment>
  <w:comment w:id="112" w:author="Matt Phillips" w:date="2023-11-08T18:08:00Z" w:initials="MP">
    <w:p w14:paraId="3E09B495" w14:textId="77777777" w:rsidR="00582E1F" w:rsidRDefault="00582E1F" w:rsidP="00D73148">
      <w:pPr>
        <w:pStyle w:val="CommentText"/>
      </w:pPr>
      <w:r>
        <w:rPr>
          <w:rStyle w:val="CommentReference"/>
        </w:rPr>
        <w:annotationRef/>
      </w:r>
      <w:r>
        <w:rPr>
          <w:lang w:val="en-AU"/>
        </w:rPr>
        <w:t>See my comment at Fig. 5 (Matt P). And I now see that this is what the end of this paragraph discusses</w:t>
      </w:r>
    </w:p>
  </w:comment>
  <w:comment w:id="113" w:author="Vera Weisbecker" w:date="2023-11-20T17:02:00Z" w:initials="VW">
    <w:p w14:paraId="4B9AA0E3" w14:textId="77777777" w:rsidR="00076B55" w:rsidRDefault="00076B55" w:rsidP="00457E37">
      <w:pPr>
        <w:pStyle w:val="CommentText"/>
      </w:pPr>
      <w:r>
        <w:rPr>
          <w:rStyle w:val="CommentReference"/>
        </w:rPr>
        <w:annotationRef/>
      </w:r>
      <w:r>
        <w:t xml:space="preserve">There's a lot in this! But for the sake of our sanity and publication record, let's just send it off and if someone wants more stuff done, we can always work on it more.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15EC18" w15:done="0"/>
  <w15:commentEx w15:paraId="17FBD571" w15:paraIdParent="4915EC18" w15:done="0"/>
  <w15:commentEx w15:paraId="3568F8A6" w15:done="0"/>
  <w15:commentEx w15:paraId="7DE1B3D5" w15:paraIdParent="3568F8A6" w15:done="0"/>
  <w15:commentEx w15:paraId="65264B38" w15:done="0"/>
  <w15:commentEx w15:paraId="03FE6651" w15:paraIdParent="65264B38" w15:done="0"/>
  <w15:commentEx w15:paraId="06841706" w15:done="0"/>
  <w15:commentEx w15:paraId="7579B209" w15:paraIdParent="06841706" w15:done="0"/>
  <w15:commentEx w15:paraId="1473FC60" w15:done="0"/>
  <w15:commentEx w15:paraId="3E09B495" w15:paraIdParent="1473FC60" w15:done="0"/>
  <w15:commentEx w15:paraId="4B9AA0E3" w15:paraIdParent="1473FC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07589C" w16cex:dateUtc="2023-11-21T05:56:00Z"/>
  <w16cex:commentExtensible w16cex:durableId="29060B66" w16cex:dateUtc="2023-11-20T06:14:00Z"/>
  <w16cex:commentExtensible w16cex:durableId="3BCDD8AE" w16cex:dateUtc="2023-11-07T13:04:00Z"/>
  <w16cex:commentExtensible w16cex:durableId="29060C99" w16cex:dateUtc="2023-11-20T06:19:00Z"/>
  <w16cex:commentExtensible w16cex:durableId="29060EED" w16cex:dateUtc="2023-11-20T06:29:00Z"/>
  <w16cex:commentExtensible w16cex:durableId="246E2813" w16cex:dateUtc="2023-11-08T08:08:00Z"/>
  <w16cex:commentExtensible w16cex:durableId="29060FB6" w16cex:dateUtc="2023-11-20T06: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15EC18" w16cid:durableId="6A2D891F"/>
  <w16cid:commentId w16cid:paraId="17FBD571" w16cid:durableId="2907589C"/>
  <w16cid:commentId w16cid:paraId="3568F8A6" w16cid:durableId="64644D17"/>
  <w16cid:commentId w16cid:paraId="7DE1B3D5" w16cid:durableId="29060B66"/>
  <w16cid:commentId w16cid:paraId="65264B38" w16cid:durableId="3BCDD8AE"/>
  <w16cid:commentId w16cid:paraId="03FE6651" w16cid:durableId="29060C99"/>
  <w16cid:commentId w16cid:paraId="06841706" w16cid:durableId="0FB80619"/>
  <w16cid:commentId w16cid:paraId="7579B209" w16cid:durableId="29060EED"/>
  <w16cid:commentId w16cid:paraId="1473FC60" w16cid:durableId="3C939529"/>
  <w16cid:commentId w16cid:paraId="3E09B495" w16cid:durableId="246E2813"/>
  <w16cid:commentId w16cid:paraId="4B9AA0E3" w16cid:durableId="29060F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FCFD3" w14:textId="77777777" w:rsidR="00E113A5" w:rsidRDefault="00E113A5">
      <w:r>
        <w:separator/>
      </w:r>
    </w:p>
  </w:endnote>
  <w:endnote w:type="continuationSeparator" w:id="0">
    <w:p w14:paraId="33A4DBC2" w14:textId="77777777" w:rsidR="00E113A5" w:rsidRDefault="00E11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8128B" w14:textId="77777777" w:rsidR="00E113A5" w:rsidRDefault="00E113A5">
      <w:r>
        <w:separator/>
      </w:r>
    </w:p>
  </w:footnote>
  <w:footnote w:type="continuationSeparator" w:id="0">
    <w:p w14:paraId="1ECF8631" w14:textId="77777777" w:rsidR="00E113A5" w:rsidRDefault="00E113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ra Weisbecker">
    <w15:presenceInfo w15:providerId="AD" w15:userId="S::weis0022@flinders.edu.au::959946a5-e171-4efe-b196-a5c68071c2cf"/>
  </w15:person>
  <w15:person w15:author="Matt Phillips">
    <w15:presenceInfo w15:providerId="Windows Live" w15:userId="cbd5eaba4493f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9veed5wrp02read9c5awr0x2v9vvapx290&quot;&gt;Rodent_ecomorph&lt;record-ids&gt;&lt;item&gt;1&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7&lt;/item&gt;&lt;item&gt;38&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9&lt;/item&gt;&lt;item&gt;60&lt;/item&gt;&lt;item&gt;61&lt;/item&gt;&lt;item&gt;64&lt;/item&gt;&lt;/record-ids&gt;&lt;/item&gt;&lt;/Libraries&gt;"/>
  </w:docVars>
  <w:rsids>
    <w:rsidRoot w:val="008922AE"/>
    <w:rsid w:val="00002B33"/>
    <w:rsid w:val="0006003B"/>
    <w:rsid w:val="00076B55"/>
    <w:rsid w:val="000D500A"/>
    <w:rsid w:val="00112A41"/>
    <w:rsid w:val="001A1C0F"/>
    <w:rsid w:val="001B3685"/>
    <w:rsid w:val="001D4B99"/>
    <w:rsid w:val="00216AC5"/>
    <w:rsid w:val="002453A9"/>
    <w:rsid w:val="00245C5E"/>
    <w:rsid w:val="00261883"/>
    <w:rsid w:val="002F2D31"/>
    <w:rsid w:val="003455E2"/>
    <w:rsid w:val="00381040"/>
    <w:rsid w:val="003A188B"/>
    <w:rsid w:val="003B0500"/>
    <w:rsid w:val="00422522"/>
    <w:rsid w:val="00480F1D"/>
    <w:rsid w:val="00492FE4"/>
    <w:rsid w:val="004F4B48"/>
    <w:rsid w:val="00533639"/>
    <w:rsid w:val="00564AD8"/>
    <w:rsid w:val="00582E1F"/>
    <w:rsid w:val="005F5AFC"/>
    <w:rsid w:val="00633951"/>
    <w:rsid w:val="00637A4A"/>
    <w:rsid w:val="006B7490"/>
    <w:rsid w:val="00721492"/>
    <w:rsid w:val="00751EC7"/>
    <w:rsid w:val="00775EF2"/>
    <w:rsid w:val="0079408D"/>
    <w:rsid w:val="0080015A"/>
    <w:rsid w:val="0087042B"/>
    <w:rsid w:val="008922AE"/>
    <w:rsid w:val="008B1B35"/>
    <w:rsid w:val="009063D8"/>
    <w:rsid w:val="009145B2"/>
    <w:rsid w:val="00924ECB"/>
    <w:rsid w:val="009502DF"/>
    <w:rsid w:val="009A5291"/>
    <w:rsid w:val="009E4BDB"/>
    <w:rsid w:val="00A15124"/>
    <w:rsid w:val="00AB10B4"/>
    <w:rsid w:val="00AF74E7"/>
    <w:rsid w:val="00B1097F"/>
    <w:rsid w:val="00B508B1"/>
    <w:rsid w:val="00BA753C"/>
    <w:rsid w:val="00C62D76"/>
    <w:rsid w:val="00CD6888"/>
    <w:rsid w:val="00D769D6"/>
    <w:rsid w:val="00DB4D1C"/>
    <w:rsid w:val="00DC75D6"/>
    <w:rsid w:val="00DF3B52"/>
    <w:rsid w:val="00E113A5"/>
    <w:rsid w:val="00F54CA6"/>
    <w:rsid w:val="00F96C91"/>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doi.org/10.1111/2041-210X.12511" TargetMode="External"/><Relationship Id="rId26" Type="http://schemas.openxmlformats.org/officeDocument/2006/relationships/hyperlink" Target="https://doi.org/10.1007/s11692-015-9308-9" TargetMode="External"/><Relationship Id="rId39" Type="http://schemas.openxmlformats.org/officeDocument/2006/relationships/hyperlink" Target="https://doi.org/10.1111/pala.12159" TargetMode="External"/><Relationship Id="rId21" Type="http://schemas.openxmlformats.org/officeDocument/2006/relationships/hyperlink" Target="https://doi.org/10.1371/journal.pone.0094335" TargetMode="External"/><Relationship Id="rId34" Type="http://schemas.openxmlformats.org/officeDocument/2006/relationships/hyperlink" Target="https://doi.org/10.1086/505758" TargetMode="External"/><Relationship Id="rId42" Type="http://schemas.openxmlformats.org/officeDocument/2006/relationships/hyperlink" Target="https://doi.org/10.1093/sysbio/syt025" TargetMode="External"/><Relationship Id="rId47" Type="http://schemas.openxmlformats.org/officeDocument/2006/relationships/hyperlink" Target="https://doi.org/10.1186/s12862-016-0782-1" TargetMode="External"/><Relationship Id="rId50" Type="http://schemas.openxmlformats.org/officeDocument/2006/relationships/hyperlink" Target="https://doi.org/10.1098/rspb.2018.0845" TargetMode="External"/><Relationship Id="rId55" Type="http://schemas.openxmlformats.org/officeDocument/2006/relationships/hyperlink" Target="https://doi.org/10.1186/s12862-019-1506-0" TargetMode="External"/><Relationship Id="rId63" Type="http://schemas.openxmlformats.org/officeDocument/2006/relationships/hyperlink" Target="https://doi.org/10.1002/ece3.521"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oi.org/10.1371/journal.pone.003629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s://doi.org/10.1073/pnas.1602683113" TargetMode="External"/><Relationship Id="rId32" Type="http://schemas.openxmlformats.org/officeDocument/2006/relationships/hyperlink" Target="https://doi.org/10.1098/rsbl.2014.0196" TargetMode="External"/><Relationship Id="rId37" Type="http://schemas.openxmlformats.org/officeDocument/2006/relationships/hyperlink" Target="https://doi.org/10.1111/j.1558-5646.2010.01025.x" TargetMode="External"/><Relationship Id="rId40" Type="http://schemas.openxmlformats.org/officeDocument/2006/relationships/hyperlink" Target="https://doi.org/10.1093/bioinformatics/btq166" TargetMode="External"/><Relationship Id="rId45" Type="http://schemas.openxmlformats.org/officeDocument/2006/relationships/hyperlink" Target="https://doi.org/10.7717/peerj.5032" TargetMode="External"/><Relationship Id="rId53" Type="http://schemas.openxmlformats.org/officeDocument/2006/relationships/hyperlink" Target="https://www.R-project.org/" TargetMode="External"/><Relationship Id="rId58" Type="http://schemas.openxmlformats.org/officeDocument/2006/relationships/hyperlink" Target="https://doi.org/10.1073/pnas.0808730106" TargetMode="External"/><Relationship Id="rId66"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doi.org/10.1007/s11692-015-9317-8" TargetMode="External"/><Relationship Id="rId28" Type="http://schemas.openxmlformats.org/officeDocument/2006/relationships/hyperlink" Target="https://CRAN.R-project.org/package=RRPP" TargetMode="External"/><Relationship Id="rId36" Type="http://schemas.openxmlformats.org/officeDocument/2006/relationships/hyperlink" Target="https://doi.org/10.5281/zenodo.2620785" TargetMode="External"/><Relationship Id="rId49" Type="http://schemas.openxmlformats.org/officeDocument/2006/relationships/hyperlink" Target="https://doi.org/10.1371/journal.pone.0221287" TargetMode="External"/><Relationship Id="rId57" Type="http://schemas.openxmlformats.org/officeDocument/2006/relationships/hyperlink" Target="https://doi.org/10.1016/j.ympev.2018.07.015" TargetMode="External"/><Relationship Id="rId61" Type="http://schemas.openxmlformats.org/officeDocument/2006/relationships/hyperlink" Target="https://doi.org/10.1111/evo.14163" TargetMode="External"/><Relationship Id="rId10" Type="http://schemas.openxmlformats.org/officeDocument/2006/relationships/comments" Target="comments.xml"/><Relationship Id="rId19" Type="http://schemas.openxmlformats.org/officeDocument/2006/relationships/hyperlink" Target="https://doi.org/10.1111/evo.13867" TargetMode="External"/><Relationship Id="rId31" Type="http://schemas.openxmlformats.org/officeDocument/2006/relationships/hyperlink" Target="https://doi.org/10.1002/ece3.2704" TargetMode="External"/><Relationship Id="rId44" Type="http://schemas.openxmlformats.org/officeDocument/2006/relationships/hyperlink" Target="https://doi.org/10.1111/j.1095-8312.1989.tb00500.x" TargetMode="External"/><Relationship Id="rId52" Type="http://schemas.openxmlformats.org/officeDocument/2006/relationships/hyperlink" Target="https://CRAN.R-project.org/package=vegan" TargetMode="External"/><Relationship Id="rId60" Type="http://schemas.openxmlformats.org/officeDocument/2006/relationships/hyperlink" Target="https://doi.org/10.1186/s12983-019-0338-5" TargetMode="External"/><Relationship Id="rId65"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image" Target="media/image1.png"/><Relationship Id="rId22" Type="http://schemas.openxmlformats.org/officeDocument/2006/relationships/hyperlink" Target="https://doi.org/10.1111/2041-210X.13723" TargetMode="External"/><Relationship Id="rId27" Type="http://schemas.openxmlformats.org/officeDocument/2006/relationships/hyperlink" Target="https://doi.org/10.1111/2041-210X.13029" TargetMode="External"/><Relationship Id="rId30" Type="http://schemas.openxmlformats.org/officeDocument/2006/relationships/hyperlink" Target="https://doi.org/10.1098/rsbl.2012.0574" TargetMode="External"/><Relationship Id="rId35" Type="http://schemas.openxmlformats.org/officeDocument/2006/relationships/hyperlink" Target="https://doi.org/10.1126/science.abm7525" TargetMode="External"/><Relationship Id="rId43" Type="http://schemas.openxmlformats.org/officeDocument/2006/relationships/hyperlink" Target="https://doi.org/10.7717/peerj.2453" TargetMode="External"/><Relationship Id="rId48" Type="http://schemas.openxmlformats.org/officeDocument/2006/relationships/hyperlink" Target="https://doi.org/10.1111/j.0014-3820.2005.tb01049.x" TargetMode="External"/><Relationship Id="rId56" Type="http://schemas.openxmlformats.org/officeDocument/2006/relationships/hyperlink" Target="https://doi.org/10.1126/sciadv.abe2101" TargetMode="External"/><Relationship Id="rId64" Type="http://schemas.openxmlformats.org/officeDocument/2006/relationships/hyperlink" Target="https://doi.org/10.1038/s41559-017-0095" TargetMode="Externa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doi.org/10.1071/WR97046_CO" TargetMode="Externa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hyperlink" Target="https://doi.org/10.1007/s11692-019-09477-7" TargetMode="External"/><Relationship Id="rId33" Type="http://schemas.openxmlformats.org/officeDocument/2006/relationships/hyperlink" Target="https://doi.org/10.1002/jmor.20845" TargetMode="External"/><Relationship Id="rId38" Type="http://schemas.openxmlformats.org/officeDocument/2006/relationships/hyperlink" Target="https://doi.org/10.1098/rspb.2020.2085" TargetMode="External"/><Relationship Id="rId46" Type="http://schemas.openxmlformats.org/officeDocument/2006/relationships/hyperlink" Target="https://doi.org/10.1086/711398" TargetMode="External"/><Relationship Id="rId59" Type="http://schemas.openxmlformats.org/officeDocument/2006/relationships/hyperlink" Target="https://doi.org/10.1111/evo.12312" TargetMode="External"/><Relationship Id="rId67" Type="http://schemas.openxmlformats.org/officeDocument/2006/relationships/footer" Target="footer1.xml"/><Relationship Id="rId20" Type="http://schemas.openxmlformats.org/officeDocument/2006/relationships/hyperlink" Target="https://cran.r-project.org/package=geomorph" TargetMode="External"/><Relationship Id="rId41" Type="http://schemas.openxmlformats.org/officeDocument/2006/relationships/hyperlink" Target="https://doi.org/10.1111/j.1525-142X.2009.00347.x" TargetMode="External"/><Relationship Id="rId54" Type="http://schemas.openxmlformats.org/officeDocument/2006/relationships/hyperlink" Target="https://doi.org/10.1111/j.1096-3642.2009.00502.x" TargetMode="External"/><Relationship Id="rId62" Type="http://schemas.openxmlformats.org/officeDocument/2006/relationships/hyperlink" Target="https://doi.org/10.1002/jmor.10761"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36</Pages>
  <Words>21563</Words>
  <Characters>122914</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24</cp:revision>
  <cp:lastPrinted>2023-10-06T04:59:00Z</cp:lastPrinted>
  <dcterms:created xsi:type="dcterms:W3CDTF">2023-11-20T05:55:00Z</dcterms:created>
  <dcterms:modified xsi:type="dcterms:W3CDTF">2023-11-21T06:20:00Z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